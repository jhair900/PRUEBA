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3A" w14:textId="77777777" w:rsidR="00B57F07" w:rsidRPr="00C63C20" w:rsidRDefault="00B57F07" w:rsidP="00B57F07">
      <w:pPr>
        <w:spacing w:before="240" w:after="240"/>
        <w:jc w:val="center"/>
        <w:rPr>
          <w:rFonts w:asciiTheme="majorHAnsi" w:hAnsiTheme="majorHAnsi" w:cstheme="majorHAnsi"/>
          <w:b/>
          <w:sz w:val="18"/>
          <w:szCs w:val="18"/>
        </w:rPr>
      </w:pPr>
      <w:r w:rsidRPr="00C63C20">
        <w:rPr>
          <w:rFonts w:asciiTheme="majorHAnsi" w:hAnsiTheme="majorHAnsi" w:cstheme="majorHAnsi"/>
          <w:b/>
          <w:sz w:val="18"/>
          <w:szCs w:val="18"/>
        </w:rPr>
        <w:t>CONTRATO DE ENCARGO FIDUCIARIO IRREVOCABLE</w:t>
      </w:r>
    </w:p>
    <w:p w14:paraId="43EF912A" w14:textId="00975F06" w:rsidR="00B57F07" w:rsidRPr="00C63C20" w:rsidRDefault="00B57F07" w:rsidP="00B57F07">
      <w:pPr>
        <w:spacing w:before="240" w:after="240"/>
        <w:jc w:val="both"/>
        <w:rPr>
          <w:rFonts w:asciiTheme="majorHAnsi" w:hAnsiTheme="majorHAnsi" w:cstheme="majorHAnsi"/>
          <w:sz w:val="18"/>
          <w:szCs w:val="18"/>
        </w:rPr>
      </w:pPr>
      <w:r w:rsidRPr="00C63C20">
        <w:rPr>
          <w:rFonts w:asciiTheme="majorHAnsi" w:hAnsiTheme="majorHAnsi" w:cstheme="majorHAnsi"/>
          <w:sz w:val="18"/>
          <w:szCs w:val="18"/>
        </w:rPr>
        <w:t xml:space="preserve">Comparecen a la celebración del presente contrato las </w:t>
      </w:r>
      <w:r w:rsidR="00125E1C" w:rsidRPr="00C63C20">
        <w:rPr>
          <w:rFonts w:asciiTheme="majorHAnsi" w:hAnsiTheme="majorHAnsi" w:cstheme="majorHAnsi"/>
          <w:sz w:val="18"/>
          <w:szCs w:val="18"/>
        </w:rPr>
        <w:t>partes debidamente estipuladas en el primero</w:t>
      </w:r>
      <w:r w:rsidR="00BA0086" w:rsidRPr="00C63C20">
        <w:rPr>
          <w:rFonts w:asciiTheme="majorHAnsi" w:hAnsiTheme="majorHAnsi" w:cstheme="majorHAnsi"/>
          <w:sz w:val="18"/>
          <w:szCs w:val="18"/>
        </w:rPr>
        <w:t xml:space="preserve"> y </w:t>
      </w:r>
      <w:r w:rsidR="00125E1C" w:rsidRPr="00C63C20">
        <w:rPr>
          <w:rFonts w:asciiTheme="majorHAnsi" w:hAnsiTheme="majorHAnsi" w:cstheme="majorHAnsi"/>
          <w:sz w:val="18"/>
          <w:szCs w:val="18"/>
        </w:rPr>
        <w:t xml:space="preserve">segundo segmento: </w:t>
      </w:r>
    </w:p>
    <w:p w14:paraId="69FF906A" w14:textId="77777777" w:rsidR="00125E1C" w:rsidRPr="00C63C20" w:rsidRDefault="00125E1C" w:rsidP="00125E1C">
      <w:pPr>
        <w:pStyle w:val="Ttulo2"/>
        <w:rPr>
          <w:b/>
          <w:bCs/>
          <w:color w:val="auto"/>
          <w:sz w:val="18"/>
          <w:szCs w:val="18"/>
        </w:rPr>
      </w:pPr>
      <w:r w:rsidRPr="00C63C20">
        <w:rPr>
          <w:b/>
          <w:bCs/>
          <w:color w:val="auto"/>
          <w:sz w:val="18"/>
          <w:szCs w:val="18"/>
        </w:rPr>
        <w:t>PRIMER SEGMENTO</w:t>
      </w:r>
    </w:p>
    <w:p w14:paraId="0C542DEB" w14:textId="77777777" w:rsidR="00125E1C" w:rsidRPr="00C63C20" w:rsidRDefault="00125E1C" w:rsidP="00125E1C">
      <w:pPr>
        <w:pStyle w:val="Ttulo2"/>
        <w:rPr>
          <w:b/>
          <w:bCs/>
          <w:color w:val="auto"/>
          <w:sz w:val="18"/>
          <w:szCs w:val="18"/>
        </w:rPr>
      </w:pPr>
      <w:r w:rsidRPr="00C63C20">
        <w:rPr>
          <w:b/>
          <w:bCs/>
          <w:color w:val="auto"/>
          <w:sz w:val="18"/>
          <w:szCs w:val="18"/>
        </w:rPr>
        <w:t>FIDUCIARIA</w:t>
      </w:r>
    </w:p>
    <w:p w14:paraId="165878CF" w14:textId="77777777"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Razón Social:</w:t>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t xml:space="preserve">ANEFI S.A. Administradora de Fondos y Fideicomisos </w:t>
      </w:r>
    </w:p>
    <w:p w14:paraId="5B1F5086" w14:textId="63B73E29"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Apoderado Especial:</w:t>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r>
      <w:r w:rsidR="0075557D" w:rsidRPr="00C63C20">
        <w:rPr>
          <w:rFonts w:ascii="Tahoma" w:hAnsi="Tahoma" w:cs="Tahoma"/>
          <w:sz w:val="18"/>
          <w:szCs w:val="18"/>
          <w:lang w:val="es-ES_tradnl"/>
        </w:rPr>
        <w:t>Andrea Elizabeth Pabón Venegas</w:t>
      </w:r>
    </w:p>
    <w:p w14:paraId="5B610EC7" w14:textId="4EDD7276"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C63C20">
        <w:rPr>
          <w:rFonts w:ascii="Tahoma" w:hAnsi="Tahoma" w:cs="Tahoma"/>
          <w:b/>
          <w:bCs/>
          <w:sz w:val="18"/>
          <w:szCs w:val="18"/>
          <w:lang w:val="es-ES_tradnl"/>
        </w:rPr>
        <w:t xml:space="preserve">Número de Identificación:  </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ES_tradnl"/>
        </w:rPr>
        <w:t xml:space="preserve">1791266226001 / </w:t>
      </w:r>
      <w:r w:rsidR="0075557D" w:rsidRPr="00C63C20">
        <w:rPr>
          <w:rFonts w:ascii="Tahoma" w:hAnsi="Tahoma" w:cs="Tahoma"/>
          <w:sz w:val="18"/>
          <w:szCs w:val="18"/>
          <w:lang w:val="es-ES_tradnl"/>
        </w:rPr>
        <w:t>172021489-7</w:t>
      </w:r>
    </w:p>
    <w:p w14:paraId="3580C9ED" w14:textId="3879F776"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Estado civil:</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0075557D" w:rsidRPr="00C63C20">
        <w:rPr>
          <w:rFonts w:ascii="Tahoma" w:hAnsi="Tahoma" w:cs="Tahoma"/>
          <w:sz w:val="18"/>
          <w:szCs w:val="18"/>
          <w:lang w:val="es-ES_tradnl"/>
        </w:rPr>
        <w:t>Divorciada</w:t>
      </w:r>
    </w:p>
    <w:p w14:paraId="28CF5693" w14:textId="77777777"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 xml:space="preserve">Nacionalidad: </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ES_tradnl"/>
        </w:rPr>
        <w:t xml:space="preserve">Ecuatoriana </w:t>
      </w:r>
    </w:p>
    <w:p w14:paraId="35391833" w14:textId="77777777"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Domicilio:</w:t>
      </w:r>
      <w:r w:rsidRPr="00C63C20">
        <w:rPr>
          <w:rFonts w:ascii="Tahoma" w:hAnsi="Tahoma" w:cs="Tahoma"/>
          <w:sz w:val="18"/>
          <w:szCs w:val="18"/>
          <w:lang w:val="es-ES_tradnl"/>
        </w:rPr>
        <w:t xml:space="preserve"> </w:t>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t>Quito, Checoslovaquia E10-195 y Eloy Alfaro, Edificio Cuarzo.</w:t>
      </w:r>
    </w:p>
    <w:p w14:paraId="6A622B5A" w14:textId="77777777" w:rsidR="00B70717"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C63C20">
        <w:rPr>
          <w:rFonts w:ascii="Tahoma" w:hAnsi="Tahoma" w:cs="Tahoma"/>
          <w:b/>
          <w:bCs/>
          <w:sz w:val="18"/>
          <w:szCs w:val="18"/>
          <w:lang w:val="es-ES_tradnl"/>
        </w:rPr>
        <w:t>Teléfono:</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ES_tradnl"/>
        </w:rPr>
        <w:t>023324400</w:t>
      </w:r>
    </w:p>
    <w:p w14:paraId="15934543" w14:textId="3F4419AE" w:rsidR="00125E1C" w:rsidRPr="00C63C20" w:rsidRDefault="00B70717" w:rsidP="00B7071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 xml:space="preserve">Correo electrónico: </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005F73BB" w:rsidRPr="0006128F">
        <w:rPr>
          <w:rFonts w:ascii="Tahoma" w:hAnsi="Tahoma" w:cs="Tahoma"/>
          <w:sz w:val="18"/>
          <w:szCs w:val="18"/>
          <w:lang w:val="es-ES_tradnl"/>
        </w:rPr>
        <w:t>infouio@anefi.com.ec</w:t>
      </w:r>
      <w:r w:rsidRPr="00C63C20">
        <w:rPr>
          <w:rFonts w:ascii="Tahoma" w:hAnsi="Tahoma" w:cs="Tahoma"/>
          <w:sz w:val="18"/>
          <w:szCs w:val="18"/>
          <w:lang w:val="es-ES_tradnl"/>
        </w:rPr>
        <w:tab/>
      </w:r>
      <w:r w:rsidR="00221DB4" w:rsidRPr="00C63C20">
        <w:rPr>
          <w:rFonts w:ascii="Tahoma" w:hAnsi="Tahoma" w:cs="Tahoma"/>
          <w:sz w:val="18"/>
          <w:szCs w:val="18"/>
          <w:lang w:val="es-ES_tradnl"/>
        </w:rPr>
        <w:tab/>
      </w:r>
      <w:r w:rsidR="00125E1C" w:rsidRPr="00C63C20">
        <w:rPr>
          <w:rFonts w:ascii="Tahoma" w:hAnsi="Tahoma" w:cs="Tahoma"/>
          <w:sz w:val="18"/>
          <w:szCs w:val="18"/>
          <w:lang w:val="es-ES_tradnl"/>
        </w:rPr>
        <w:tab/>
      </w:r>
    </w:p>
    <w:p w14:paraId="4DD4C5D3" w14:textId="023E357C" w:rsidR="00125E1C" w:rsidRPr="00C63C20" w:rsidRDefault="00125E1C" w:rsidP="00125E1C">
      <w:pPr>
        <w:pStyle w:val="Ttulo2"/>
        <w:rPr>
          <w:b/>
          <w:bCs/>
          <w:color w:val="auto"/>
          <w:sz w:val="18"/>
          <w:szCs w:val="18"/>
        </w:rPr>
      </w:pPr>
      <w:r w:rsidRPr="00C63C20">
        <w:rPr>
          <w:b/>
          <w:bCs/>
          <w:color w:val="auto"/>
          <w:sz w:val="18"/>
          <w:szCs w:val="18"/>
        </w:rPr>
        <w:t>SEGUNDO SEGMENTO</w:t>
      </w:r>
    </w:p>
    <w:p w14:paraId="27967751" w14:textId="274FEC20" w:rsidR="00666D9B" w:rsidRPr="00C63C20" w:rsidRDefault="00A907FD" w:rsidP="00666D9B">
      <w:pPr>
        <w:rPr>
          <w:rFonts w:asciiTheme="majorHAnsi" w:eastAsiaTheme="majorEastAsia" w:hAnsiTheme="majorHAnsi" w:cstheme="majorBidi"/>
          <w:b/>
          <w:bCs/>
          <w:sz w:val="18"/>
          <w:szCs w:val="18"/>
        </w:rPr>
      </w:pPr>
      <w:r w:rsidRPr="00C63C20">
        <w:rPr>
          <w:rFonts w:asciiTheme="majorHAnsi" w:eastAsiaTheme="majorEastAsia" w:hAnsiTheme="majorHAnsi" w:cstheme="majorBidi"/>
          <w:b/>
          <w:bCs/>
          <w:sz w:val="18"/>
          <w:szCs w:val="18"/>
        </w:rPr>
        <w:t xml:space="preserve">LA PARTE </w:t>
      </w:r>
      <w:r w:rsidR="00666D9B" w:rsidRPr="00C63C20">
        <w:rPr>
          <w:rFonts w:asciiTheme="majorHAnsi" w:eastAsiaTheme="majorEastAsia" w:hAnsiTheme="majorHAnsi" w:cstheme="majorBidi"/>
          <w:b/>
          <w:bCs/>
          <w:sz w:val="18"/>
          <w:szCs w:val="18"/>
        </w:rPr>
        <w:t>CONSTITUYENTE</w:t>
      </w:r>
      <w:r w:rsidRPr="00C63C20">
        <w:rPr>
          <w:rFonts w:asciiTheme="majorHAnsi" w:eastAsiaTheme="majorEastAsia" w:hAnsiTheme="majorHAnsi" w:cstheme="majorBidi"/>
          <w:b/>
          <w:bCs/>
          <w:sz w:val="18"/>
          <w:szCs w:val="18"/>
        </w:rPr>
        <w:t xml:space="preserve"> Y/O CONSTITUYENTE</w:t>
      </w:r>
      <w:r w:rsidR="00915045" w:rsidRPr="00C63C20">
        <w:rPr>
          <w:rFonts w:asciiTheme="majorHAnsi" w:eastAsiaTheme="majorEastAsia" w:hAnsiTheme="majorHAnsi" w:cstheme="majorBidi"/>
          <w:b/>
          <w:bCs/>
          <w:sz w:val="18"/>
          <w:szCs w:val="18"/>
        </w:rPr>
        <w:t>S</w:t>
      </w:r>
    </w:p>
    <w:p w14:paraId="76B6091D" w14:textId="0E59A483" w:rsidR="00125E1C" w:rsidRPr="00C63C20"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sz w:val="18"/>
          <w:szCs w:val="18"/>
          <w:lang w:val="es-ES_tradnl"/>
        </w:rPr>
      </w:pPr>
      <w:r w:rsidRPr="00C63C20">
        <w:rPr>
          <w:rFonts w:ascii="Tahoma" w:hAnsi="Tahoma" w:cs="Tahoma"/>
          <w:b/>
          <w:sz w:val="18"/>
          <w:szCs w:val="18"/>
          <w:lang w:val="es-ES_tradnl"/>
        </w:rPr>
        <w:t>Nombres Completos</w:t>
      </w:r>
      <w:r w:rsidR="00125E1C" w:rsidRPr="00C63C20">
        <w:rPr>
          <w:rFonts w:ascii="Tahoma" w:hAnsi="Tahoma" w:cs="Tahoma"/>
          <w:b/>
          <w:sz w:val="18"/>
          <w:szCs w:val="18"/>
          <w:lang w:val="es-ES_tradnl"/>
        </w:rPr>
        <w:t xml:space="preserve">: </w:t>
      </w:r>
      <w:r w:rsidRPr="00C63C20">
        <w:rPr>
          <w:rFonts w:ascii="Tahoma" w:hAnsi="Tahoma" w:cs="Tahoma"/>
          <w:b/>
          <w:sz w:val="18"/>
          <w:szCs w:val="18"/>
          <w:lang w:val="es-ES_tradnl"/>
        </w:rPr>
        <w:tab/>
      </w:r>
      <w:r w:rsidRPr="00C63C20">
        <w:rPr>
          <w:rFonts w:ascii="Tahoma" w:hAnsi="Tahoma" w:cs="Tahoma"/>
          <w:b/>
          <w:sz w:val="18"/>
          <w:szCs w:val="18"/>
          <w:lang w:val="es-ES_tradnl"/>
        </w:rPr>
        <w:tab/>
      </w:r>
      <w:r w:rsidRPr="00C63C20">
        <w:rPr>
          <w:rFonts w:ascii="Tahoma" w:hAnsi="Tahoma" w:cs="Tahoma"/>
          <w:b/>
          <w:sz w:val="18"/>
          <w:szCs w:val="18"/>
          <w:lang w:val="es-ES_tradnl"/>
        </w:rPr>
        <w:tab/>
      </w:r>
      <w:r w:rsidRPr="00C63C20">
        <w:rPr>
          <w:rFonts w:ascii="Tahoma" w:hAnsi="Tahoma" w:cs="Tahoma"/>
          <w:sz w:val="18"/>
          <w:szCs w:val="18"/>
          <w:lang w:val="es-MX"/>
        </w:rPr>
        <w:t>{NOMBRE_PROP} y {NOMBRE_CONY}</w:t>
      </w:r>
    </w:p>
    <w:p w14:paraId="40889918" w14:textId="14C11B20" w:rsidR="00125E1C" w:rsidRPr="00C63C20"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caps/>
          <w:sz w:val="18"/>
          <w:szCs w:val="18"/>
          <w:lang w:val="es-MX"/>
        </w:rPr>
      </w:pPr>
      <w:r w:rsidRPr="00C63C20">
        <w:rPr>
          <w:rFonts w:ascii="Tahoma" w:hAnsi="Tahoma" w:cs="Tahoma"/>
          <w:b/>
          <w:bCs/>
          <w:sz w:val="18"/>
          <w:szCs w:val="18"/>
          <w:lang w:val="es-ES_tradnl"/>
        </w:rPr>
        <w:t>Número de Identificación</w:t>
      </w:r>
      <w:r w:rsidR="00125E1C" w:rsidRPr="00C63C20">
        <w:rPr>
          <w:rFonts w:ascii="Tahoma" w:hAnsi="Tahoma" w:cs="Tahoma"/>
          <w:b/>
          <w:bCs/>
          <w:caps/>
          <w:sz w:val="18"/>
          <w:szCs w:val="18"/>
          <w:lang w:val="es-ES_tradnl"/>
        </w:rPr>
        <w:t xml:space="preserve">:  </w:t>
      </w:r>
      <w:r w:rsidR="00125E1C" w:rsidRPr="00C63C20">
        <w:rPr>
          <w:rFonts w:ascii="Tahoma" w:hAnsi="Tahoma" w:cs="Tahoma"/>
          <w:b/>
          <w:bCs/>
          <w:caps/>
          <w:sz w:val="18"/>
          <w:szCs w:val="18"/>
          <w:lang w:val="es-ES_tradnl"/>
        </w:rPr>
        <w:tab/>
      </w:r>
      <w:r w:rsidRPr="00C63C20">
        <w:rPr>
          <w:rFonts w:ascii="Tahoma" w:hAnsi="Tahoma" w:cs="Tahoma"/>
          <w:b/>
          <w:bCs/>
          <w:caps/>
          <w:sz w:val="18"/>
          <w:szCs w:val="18"/>
          <w:lang w:val="es-ES_tradnl"/>
        </w:rPr>
        <w:tab/>
      </w:r>
      <w:r w:rsidRPr="00C63C20">
        <w:rPr>
          <w:rFonts w:ascii="Tahoma" w:hAnsi="Tahoma" w:cs="Tahoma"/>
          <w:sz w:val="18"/>
          <w:szCs w:val="18"/>
          <w:lang w:val="es-MX"/>
        </w:rPr>
        <w:t>{CI_PROP} y {CI_CONY}</w:t>
      </w:r>
    </w:p>
    <w:p w14:paraId="4D342B4B" w14:textId="31378796" w:rsidR="008A34C0" w:rsidRPr="00C63C20"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Estado civil:</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MX"/>
        </w:rPr>
        <w:t>{ESTADO_CIVIL_PROP}</w:t>
      </w:r>
    </w:p>
    <w:p w14:paraId="656DB482" w14:textId="0F244EA7" w:rsidR="008A34C0" w:rsidRPr="00C63C20"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 xml:space="preserve">Nacionalidad: </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MX"/>
        </w:rPr>
        <w:t>{NACIONALIDAD_PROP} / {NACIONALIDAD_CONY}</w:t>
      </w:r>
    </w:p>
    <w:p w14:paraId="3CB2DE61" w14:textId="34816622" w:rsidR="008A34C0" w:rsidRPr="00C63C20"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Domicilio:</w:t>
      </w:r>
      <w:r w:rsidRPr="00C63C20">
        <w:rPr>
          <w:rFonts w:ascii="Tahoma" w:hAnsi="Tahoma" w:cs="Tahoma"/>
          <w:sz w:val="18"/>
          <w:szCs w:val="18"/>
          <w:lang w:val="es-ES_tradnl"/>
        </w:rPr>
        <w:t xml:space="preserve"> </w:t>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ES_tradnl"/>
        </w:rPr>
        <w:tab/>
      </w:r>
      <w:r w:rsidRPr="00C63C20">
        <w:rPr>
          <w:rFonts w:ascii="Tahoma" w:hAnsi="Tahoma" w:cs="Tahoma"/>
          <w:sz w:val="18"/>
          <w:szCs w:val="18"/>
          <w:lang w:val="es-MX"/>
        </w:rPr>
        <w:t>{DOMICILIO_PROP}</w:t>
      </w:r>
    </w:p>
    <w:p w14:paraId="350A1272" w14:textId="4303B4B1" w:rsidR="008A34C0" w:rsidRPr="00C63C20"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C63C20">
        <w:rPr>
          <w:rFonts w:ascii="Tahoma" w:hAnsi="Tahoma" w:cs="Tahoma"/>
          <w:b/>
          <w:bCs/>
          <w:sz w:val="18"/>
          <w:szCs w:val="18"/>
          <w:lang w:val="es-ES_tradnl"/>
        </w:rPr>
        <w:t>Teléfono:</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MX"/>
        </w:rPr>
        <w:t>{TELEFONO_PROP} / {TELEFONO_CONY}</w:t>
      </w:r>
    </w:p>
    <w:p w14:paraId="7DCC4852" w14:textId="5AD6545B" w:rsidR="00125E1C" w:rsidRPr="00C63C20"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C63C20">
        <w:rPr>
          <w:rFonts w:ascii="Tahoma" w:hAnsi="Tahoma" w:cs="Tahoma"/>
          <w:b/>
          <w:bCs/>
          <w:sz w:val="18"/>
          <w:szCs w:val="18"/>
          <w:lang w:val="es-ES_tradnl"/>
        </w:rPr>
        <w:t xml:space="preserve">Correo electrónico: </w:t>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b/>
          <w:bCs/>
          <w:sz w:val="18"/>
          <w:szCs w:val="18"/>
          <w:lang w:val="es-ES_tradnl"/>
        </w:rPr>
        <w:tab/>
      </w:r>
      <w:r w:rsidRPr="00C63C20">
        <w:rPr>
          <w:rFonts w:ascii="Tahoma" w:hAnsi="Tahoma" w:cs="Tahoma"/>
          <w:sz w:val="18"/>
          <w:szCs w:val="18"/>
          <w:lang w:val="es-MX"/>
        </w:rPr>
        <w:t>{EMAIL_PROP} / {EMAIL_CONY}</w:t>
      </w:r>
      <w:r w:rsidRPr="00C63C20">
        <w:rPr>
          <w:rFonts w:ascii="Tahoma" w:hAnsi="Tahoma" w:cs="Tahoma"/>
          <w:sz w:val="18"/>
          <w:szCs w:val="18"/>
          <w:lang w:val="es-ES_tradnl"/>
        </w:rPr>
        <w:tab/>
      </w:r>
    </w:p>
    <w:p w14:paraId="1FE4F49F" w14:textId="135796E3" w:rsidR="00666D9B" w:rsidRPr="00C63C20" w:rsidRDefault="00666D9B" w:rsidP="22B1010D">
      <w:pPr>
        <w:pBdr>
          <w:top w:val="single" w:sz="4" w:space="1" w:color="auto"/>
          <w:left w:val="single" w:sz="4" w:space="4" w:color="auto"/>
          <w:bottom w:val="single" w:sz="4" w:space="1" w:color="auto"/>
          <w:right w:val="single" w:sz="4" w:space="4" w:color="auto"/>
        </w:pBd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720"/>
          <w:tab w:val="left" w:pos="1440"/>
          <w:tab w:val="left" w:pos="2160"/>
        </w:tabs>
        <w:jc w:val="both"/>
        <w:rPr>
          <w:rFonts w:ascii="Tahoma" w:hAnsi="Tahoma" w:cs="Tahoma"/>
          <w:sz w:val="18"/>
          <w:szCs w:val="18"/>
          <w:lang w:val="es-ES"/>
        </w:rPr>
      </w:pPr>
    </w:p>
    <w:p w14:paraId="761E732D" w14:textId="77777777" w:rsidR="00B57F07" w:rsidRPr="00C63C20" w:rsidRDefault="00B57F07" w:rsidP="00B57F07">
      <w:pPr>
        <w:spacing w:before="240" w:after="240"/>
        <w:jc w:val="both"/>
        <w:rPr>
          <w:rFonts w:asciiTheme="majorHAnsi" w:hAnsiTheme="majorHAnsi" w:cstheme="majorHAnsi"/>
          <w:sz w:val="18"/>
          <w:szCs w:val="18"/>
        </w:rPr>
      </w:pPr>
      <w:r w:rsidRPr="00C63C20">
        <w:rPr>
          <w:rFonts w:asciiTheme="majorHAnsi" w:hAnsiTheme="majorHAnsi" w:cstheme="majorHAnsi"/>
          <w:sz w:val="18"/>
          <w:szCs w:val="18"/>
        </w:rPr>
        <w:t>La calidad en que comparecen los intervinientes se acredita con las copias de cédula, y poderes que se adjuntan como habilitantes al presente instrumento. Siendo así, los comparecientes declaran que intervienen a la celebración de este contrato de forma libre y voluntaria, sin vicios del consentimiento y que cuentan con las autorizaciones de sus órganos de dirección, administración o de gobierno para la celebración del presente instrumento.</w:t>
      </w:r>
    </w:p>
    <w:p w14:paraId="093588DA" w14:textId="6C58E8DC" w:rsidR="00B57F07" w:rsidRPr="00C63C20" w:rsidRDefault="00B57F07" w:rsidP="00B57F07">
      <w:pPr>
        <w:spacing w:before="240" w:after="240"/>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w:t>
      </w:r>
      <w:r w:rsidR="00C63C20" w:rsidRPr="00C63C20">
        <w:rPr>
          <w:rFonts w:asciiTheme="majorHAnsi" w:hAnsiTheme="majorHAnsi" w:cstheme="majorHAnsi"/>
          <w:b/>
          <w:sz w:val="18"/>
          <w:szCs w:val="18"/>
        </w:rPr>
        <w:t>PRIMERA. -</w:t>
      </w:r>
      <w:r w:rsidRPr="00C63C20">
        <w:rPr>
          <w:rFonts w:asciiTheme="majorHAnsi" w:hAnsiTheme="majorHAnsi" w:cstheme="majorHAnsi"/>
          <w:b/>
          <w:sz w:val="18"/>
          <w:szCs w:val="18"/>
        </w:rPr>
        <w:t xml:space="preserve"> GLOSARIO DE </w:t>
      </w:r>
      <w:r w:rsidR="00C63C20" w:rsidRPr="00C63C20">
        <w:rPr>
          <w:rFonts w:asciiTheme="majorHAnsi" w:hAnsiTheme="majorHAnsi" w:cstheme="majorHAnsi"/>
          <w:b/>
          <w:sz w:val="18"/>
          <w:szCs w:val="18"/>
        </w:rPr>
        <w:t>TÉRMINOS. -</w:t>
      </w:r>
    </w:p>
    <w:p w14:paraId="65CFBE47" w14:textId="77777777" w:rsidR="00B57F07" w:rsidRPr="00C63C20" w:rsidRDefault="00B57F07" w:rsidP="00B57F07">
      <w:pPr>
        <w:autoSpaceDE w:val="0"/>
        <w:autoSpaceDN w:val="0"/>
        <w:adjustRightInd w:val="0"/>
        <w:spacing w:before="240" w:after="240"/>
        <w:ind w:right="18"/>
        <w:jc w:val="both"/>
        <w:rPr>
          <w:rFonts w:asciiTheme="majorHAnsi" w:hAnsiTheme="majorHAnsi" w:cstheme="majorHAnsi"/>
          <w:sz w:val="18"/>
          <w:szCs w:val="18"/>
        </w:rPr>
      </w:pPr>
      <w:r w:rsidRPr="00C63C20">
        <w:rPr>
          <w:rFonts w:asciiTheme="majorHAnsi" w:hAnsiTheme="majorHAnsi" w:cstheme="majorHAnsi"/>
          <w:sz w:val="18"/>
          <w:szCs w:val="18"/>
        </w:rPr>
        <w:t>Las palabras que a continuación se definen serán entendidas e interpretadas por las partes de la siguiente manera:</w:t>
      </w:r>
    </w:p>
    <w:p w14:paraId="6DC394A3" w14:textId="46E05159" w:rsidR="00B57F07" w:rsidRPr="00C63C20" w:rsidRDefault="00B57F07" w:rsidP="00B57F07">
      <w:pPr>
        <w:spacing w:before="240" w:after="240"/>
        <w:ind w:left="2832" w:hanging="2832"/>
        <w:jc w:val="both"/>
        <w:rPr>
          <w:rFonts w:asciiTheme="majorHAnsi" w:hAnsiTheme="majorHAnsi" w:cstheme="majorHAnsi"/>
          <w:b/>
          <w:bCs/>
          <w:sz w:val="18"/>
          <w:szCs w:val="18"/>
        </w:rPr>
      </w:pPr>
      <w:r w:rsidRPr="00C63C20">
        <w:rPr>
          <w:rFonts w:asciiTheme="majorHAnsi" w:hAnsiTheme="majorHAnsi" w:cstheme="majorHAnsi"/>
          <w:b/>
          <w:bCs/>
          <w:sz w:val="18"/>
          <w:szCs w:val="18"/>
        </w:rPr>
        <w:t>CONSTITUYENTE</w:t>
      </w:r>
      <w:r w:rsidR="00433ED9" w:rsidRPr="00C63C20">
        <w:rPr>
          <w:rFonts w:asciiTheme="majorHAnsi" w:hAnsiTheme="majorHAnsi" w:cstheme="majorHAnsi"/>
          <w:b/>
          <w:bCs/>
          <w:sz w:val="18"/>
          <w:szCs w:val="18"/>
        </w:rPr>
        <w:t>S</w:t>
      </w:r>
      <w:r w:rsidRPr="00C63C20">
        <w:rPr>
          <w:rFonts w:asciiTheme="majorHAnsi" w:hAnsiTheme="majorHAnsi" w:cstheme="majorHAnsi"/>
          <w:b/>
          <w:bCs/>
          <w:sz w:val="18"/>
          <w:szCs w:val="18"/>
        </w:rPr>
        <w:t xml:space="preserve">: </w:t>
      </w:r>
      <w:r w:rsidRPr="00C63C20">
        <w:rPr>
          <w:rFonts w:asciiTheme="majorHAnsi" w:hAnsiTheme="majorHAnsi" w:cstheme="majorHAnsi"/>
          <w:b/>
          <w:bCs/>
          <w:sz w:val="18"/>
          <w:szCs w:val="18"/>
        </w:rPr>
        <w:tab/>
      </w:r>
      <w:r w:rsidRPr="00C63C20">
        <w:rPr>
          <w:rFonts w:asciiTheme="majorHAnsi" w:hAnsiTheme="majorHAnsi" w:cstheme="majorHAnsi"/>
          <w:sz w:val="18"/>
          <w:szCs w:val="18"/>
        </w:rPr>
        <w:t>Se entenderá como tal a {NOMBRE_PROP} y {NOMBRE_CONY}</w:t>
      </w:r>
      <w:r w:rsidRPr="00C63C20">
        <w:rPr>
          <w:rFonts w:asciiTheme="majorHAnsi" w:hAnsiTheme="majorHAnsi" w:cstheme="majorHAnsi"/>
          <w:b/>
          <w:bCs/>
          <w:sz w:val="18"/>
          <w:szCs w:val="18"/>
        </w:rPr>
        <w:t>.</w:t>
      </w:r>
    </w:p>
    <w:p w14:paraId="032A322C" w14:textId="1A3EE137" w:rsidR="00B57F07" w:rsidRPr="00C63C20" w:rsidRDefault="00B57F07" w:rsidP="00B57F07">
      <w:pPr>
        <w:spacing w:before="240" w:after="240"/>
        <w:ind w:left="2832" w:hanging="2832"/>
        <w:jc w:val="both"/>
        <w:rPr>
          <w:rFonts w:asciiTheme="majorHAnsi" w:hAnsiTheme="majorHAnsi" w:cstheme="majorHAnsi"/>
          <w:sz w:val="18"/>
          <w:szCs w:val="18"/>
        </w:rPr>
      </w:pPr>
      <w:r w:rsidRPr="00C63C20">
        <w:rPr>
          <w:rFonts w:asciiTheme="majorHAnsi" w:hAnsiTheme="majorHAnsi" w:cstheme="majorHAnsi"/>
          <w:b/>
          <w:bCs/>
          <w:sz w:val="18"/>
          <w:szCs w:val="18"/>
        </w:rPr>
        <w:t>BENEFICIARIO</w:t>
      </w:r>
      <w:r w:rsidR="00433ED9" w:rsidRPr="00C63C20">
        <w:rPr>
          <w:rFonts w:asciiTheme="majorHAnsi" w:hAnsiTheme="majorHAnsi" w:cstheme="majorHAnsi"/>
          <w:b/>
          <w:bCs/>
          <w:sz w:val="18"/>
          <w:szCs w:val="18"/>
        </w:rPr>
        <w:t>S</w:t>
      </w:r>
      <w:r w:rsidRPr="00C63C20">
        <w:rPr>
          <w:rFonts w:asciiTheme="majorHAnsi" w:hAnsiTheme="majorHAnsi" w:cstheme="majorHAnsi"/>
          <w:b/>
          <w:bCs/>
          <w:sz w:val="18"/>
          <w:szCs w:val="18"/>
        </w:rPr>
        <w:t xml:space="preserve">: </w:t>
      </w:r>
      <w:r w:rsidRPr="00C63C20">
        <w:rPr>
          <w:rFonts w:asciiTheme="majorHAnsi" w:hAnsiTheme="majorHAnsi" w:cstheme="majorHAnsi"/>
          <w:b/>
          <w:bCs/>
          <w:sz w:val="18"/>
          <w:szCs w:val="18"/>
        </w:rPr>
        <w:tab/>
      </w:r>
      <w:r w:rsidRPr="00C63C20">
        <w:rPr>
          <w:rFonts w:asciiTheme="majorHAnsi" w:hAnsiTheme="majorHAnsi" w:cstheme="majorHAnsi"/>
          <w:sz w:val="18"/>
          <w:szCs w:val="18"/>
        </w:rPr>
        <w:t>Se entenderá como tal a</w:t>
      </w:r>
      <w:r w:rsidR="00433ED9" w:rsidRPr="00C63C20">
        <w:rPr>
          <w:rFonts w:asciiTheme="majorHAnsi" w:hAnsiTheme="majorHAnsi" w:cstheme="majorHAnsi"/>
          <w:sz w:val="18"/>
          <w:szCs w:val="18"/>
        </w:rPr>
        <w:t xml:space="preserve"> </w:t>
      </w:r>
      <w:r w:rsidRPr="00C63C20">
        <w:rPr>
          <w:rFonts w:asciiTheme="majorHAnsi" w:hAnsiTheme="majorHAnsi" w:cstheme="majorHAnsi"/>
          <w:sz w:val="18"/>
          <w:szCs w:val="18"/>
        </w:rPr>
        <w:t>l</w:t>
      </w:r>
      <w:r w:rsidR="00433ED9" w:rsidRPr="00C63C20">
        <w:rPr>
          <w:rFonts w:asciiTheme="majorHAnsi" w:hAnsiTheme="majorHAnsi" w:cstheme="majorHAnsi"/>
          <w:sz w:val="18"/>
          <w:szCs w:val="18"/>
        </w:rPr>
        <w:t>os</w:t>
      </w:r>
      <w:r w:rsidRPr="00C63C20">
        <w:rPr>
          <w:rFonts w:asciiTheme="majorHAnsi" w:hAnsiTheme="majorHAnsi" w:cstheme="majorHAnsi"/>
          <w:sz w:val="18"/>
          <w:szCs w:val="18"/>
        </w:rPr>
        <w:t xml:space="preserve"> propio</w:t>
      </w:r>
      <w:r w:rsidR="00433ED9" w:rsidRPr="00C63C20">
        <w:rPr>
          <w:rFonts w:asciiTheme="majorHAnsi" w:hAnsiTheme="majorHAnsi" w:cstheme="majorHAnsi"/>
          <w:sz w:val="18"/>
          <w:szCs w:val="18"/>
        </w:rPr>
        <w:t>s</w:t>
      </w:r>
      <w:r w:rsidRPr="00C63C20">
        <w:rPr>
          <w:rFonts w:asciiTheme="majorHAnsi" w:hAnsiTheme="majorHAnsi" w:cstheme="majorHAnsi"/>
          <w:sz w:val="18"/>
          <w:szCs w:val="18"/>
        </w:rPr>
        <w:t xml:space="preserve"> </w:t>
      </w:r>
      <w:r w:rsidRPr="00C63C20">
        <w:rPr>
          <w:rFonts w:asciiTheme="majorHAnsi" w:hAnsiTheme="majorHAnsi" w:cstheme="majorHAnsi"/>
          <w:b/>
          <w:bCs/>
          <w:sz w:val="18"/>
          <w:szCs w:val="18"/>
        </w:rPr>
        <w:t>CONSTITUYENTE</w:t>
      </w:r>
      <w:r w:rsidR="00433ED9" w:rsidRPr="00C63C20">
        <w:rPr>
          <w:rFonts w:asciiTheme="majorHAnsi" w:hAnsiTheme="majorHAnsi" w:cstheme="majorHAnsi"/>
          <w:b/>
          <w:bCs/>
          <w:sz w:val="18"/>
          <w:szCs w:val="18"/>
        </w:rPr>
        <w:t>S</w:t>
      </w:r>
      <w:r w:rsidRPr="00C63C20">
        <w:rPr>
          <w:rFonts w:asciiTheme="majorHAnsi" w:hAnsiTheme="majorHAnsi" w:cstheme="majorHAnsi"/>
          <w:b/>
          <w:bCs/>
          <w:sz w:val="18"/>
          <w:szCs w:val="18"/>
        </w:rPr>
        <w:t xml:space="preserve">, </w:t>
      </w:r>
      <w:r w:rsidRPr="00C63C20">
        <w:rPr>
          <w:rFonts w:asciiTheme="majorHAnsi" w:hAnsiTheme="majorHAnsi" w:cstheme="majorHAnsi"/>
          <w:sz w:val="18"/>
          <w:szCs w:val="18"/>
        </w:rPr>
        <w:t>es decir, a</w:t>
      </w:r>
      <w:r w:rsidR="00B70717" w:rsidRPr="00C63C20">
        <w:rPr>
          <w:rFonts w:asciiTheme="majorHAnsi" w:hAnsiTheme="majorHAnsi" w:cstheme="majorHAnsi"/>
          <w:sz w:val="18"/>
          <w:szCs w:val="18"/>
        </w:rPr>
        <w:t xml:space="preserve"> </w:t>
      </w:r>
      <w:r w:rsidRPr="00C63C20">
        <w:rPr>
          <w:rFonts w:asciiTheme="majorHAnsi" w:hAnsiTheme="majorHAnsi" w:cstheme="majorHAnsi"/>
          <w:sz w:val="18"/>
          <w:szCs w:val="18"/>
        </w:rPr>
        <w:t>{NOMBRE_PROP} y {NOMBRE_CONY}, en los términos y condiciones estipulados en el contrato del Encargo Fiduciario.</w:t>
      </w:r>
    </w:p>
    <w:p w14:paraId="04D36654" w14:textId="67976761" w:rsidR="00B57F07" w:rsidRPr="00C63C20" w:rsidRDefault="00B57F07" w:rsidP="00B57F07">
      <w:pPr>
        <w:ind w:left="2832" w:hanging="2832"/>
        <w:jc w:val="both"/>
        <w:rPr>
          <w:rFonts w:asciiTheme="majorHAnsi" w:hAnsiTheme="majorHAnsi" w:cstheme="majorHAnsi"/>
          <w:sz w:val="18"/>
          <w:szCs w:val="18"/>
        </w:rPr>
      </w:pPr>
      <w:r w:rsidRPr="00C63C20">
        <w:rPr>
          <w:rFonts w:asciiTheme="majorHAnsi" w:hAnsiTheme="majorHAnsi" w:cstheme="majorHAnsi"/>
          <w:b/>
          <w:bCs/>
          <w:sz w:val="18"/>
          <w:szCs w:val="18"/>
        </w:rPr>
        <w:t xml:space="preserve">ENCARGO FIDUCIARIO: </w:t>
      </w:r>
      <w:r w:rsidRPr="00C63C20">
        <w:rPr>
          <w:rFonts w:asciiTheme="majorHAnsi" w:hAnsiTheme="majorHAnsi" w:cstheme="majorHAnsi"/>
          <w:b/>
          <w:bCs/>
          <w:sz w:val="18"/>
          <w:szCs w:val="18"/>
        </w:rPr>
        <w:tab/>
      </w:r>
      <w:r w:rsidRPr="00C63C20">
        <w:rPr>
          <w:rFonts w:asciiTheme="majorHAnsi" w:hAnsiTheme="majorHAnsi" w:cstheme="majorHAnsi"/>
          <w:sz w:val="18"/>
          <w:szCs w:val="18"/>
        </w:rPr>
        <w:t xml:space="preserve">Se denominado como tal al </w:t>
      </w:r>
      <w:r w:rsidRPr="00C63C20">
        <w:rPr>
          <w:rFonts w:asciiTheme="majorHAnsi" w:hAnsiTheme="majorHAnsi" w:cstheme="majorHAnsi"/>
          <w:b/>
          <w:bCs/>
          <w:sz w:val="18"/>
          <w:szCs w:val="18"/>
        </w:rPr>
        <w:t xml:space="preserve">ENCARGO FIDUCIARIO </w:t>
      </w:r>
      <w:r w:rsidR="0075557D" w:rsidRPr="00C63C20">
        <w:rPr>
          <w:rFonts w:asciiTheme="majorHAnsi" w:hAnsiTheme="majorHAnsi" w:cstheme="majorHAnsi"/>
          <w:b/>
          <w:bCs/>
          <w:sz w:val="18"/>
          <w:szCs w:val="18"/>
        </w:rPr>
        <w:t>DLL</w:t>
      </w:r>
      <w:r w:rsidR="004C3247" w:rsidRPr="00C63C20">
        <w:rPr>
          <w:rFonts w:asciiTheme="majorHAnsi" w:hAnsiTheme="majorHAnsi" w:cstheme="majorHAnsi"/>
          <w:b/>
          <w:bCs/>
          <w:sz w:val="18"/>
          <w:szCs w:val="18"/>
        </w:rPr>
        <w:t xml:space="preserve"> - </w:t>
      </w:r>
      <w:r w:rsidR="002F5FF0" w:rsidRPr="0006393D">
        <w:rPr>
          <w:rFonts w:asciiTheme="majorHAnsi" w:hAnsiTheme="majorHAnsi" w:cstheme="majorHAnsi"/>
          <w:b/>
          <w:bCs/>
          <w:sz w:val="18"/>
          <w:szCs w:val="18"/>
        </w:rPr>
        <w:t>{PLACA_SIN_GUION}</w:t>
      </w:r>
      <w:r w:rsidR="002F5FF0" w:rsidRPr="00C63C20">
        <w:rPr>
          <w:rFonts w:asciiTheme="majorHAnsi" w:hAnsiTheme="majorHAnsi" w:cstheme="majorHAnsi"/>
          <w:sz w:val="18"/>
          <w:szCs w:val="18"/>
        </w:rPr>
        <w:t xml:space="preserve"> </w:t>
      </w:r>
      <w:r w:rsidRPr="00C63C20">
        <w:rPr>
          <w:rFonts w:asciiTheme="majorHAnsi" w:hAnsiTheme="majorHAnsi" w:cstheme="majorHAnsi"/>
          <w:sz w:val="18"/>
          <w:szCs w:val="18"/>
        </w:rPr>
        <w:t xml:space="preserve">mediante el cual la fiduciaria tiene un poder amplio y suficiente para suscribir los documentos públicos o privados necesario para efectuar la transferencia del VEHICULO. </w:t>
      </w:r>
    </w:p>
    <w:p w14:paraId="3D095BAA" w14:textId="77777777" w:rsidR="00B57F07" w:rsidRPr="00C63C20" w:rsidRDefault="00B57F07" w:rsidP="00B57F07">
      <w:pPr>
        <w:ind w:left="2832" w:hanging="2832"/>
        <w:jc w:val="both"/>
        <w:rPr>
          <w:rFonts w:asciiTheme="majorHAnsi" w:hAnsiTheme="majorHAnsi" w:cstheme="majorHAnsi"/>
          <w:b/>
          <w:bCs/>
          <w:sz w:val="18"/>
          <w:szCs w:val="18"/>
        </w:rPr>
      </w:pPr>
    </w:p>
    <w:p w14:paraId="638F8A3B" w14:textId="2F5258ED" w:rsidR="00B57F07" w:rsidRPr="00C63C20" w:rsidRDefault="004C3247" w:rsidP="00B57F07">
      <w:pPr>
        <w:ind w:left="2832" w:hanging="2832"/>
        <w:jc w:val="both"/>
        <w:rPr>
          <w:rFonts w:asciiTheme="majorHAnsi" w:hAnsiTheme="majorHAnsi" w:cstheme="majorHAnsi"/>
          <w:sz w:val="18"/>
          <w:szCs w:val="18"/>
        </w:rPr>
      </w:pPr>
      <w:r w:rsidRPr="00C63C20">
        <w:rPr>
          <w:rFonts w:asciiTheme="majorHAnsi" w:hAnsiTheme="majorHAnsi" w:cstheme="majorHAnsi"/>
          <w:b/>
          <w:bCs/>
          <w:sz w:val="18"/>
          <w:szCs w:val="18"/>
        </w:rPr>
        <w:t>GENERADOR DE INSTRUCCIONES</w:t>
      </w:r>
      <w:r w:rsidR="00B57F07" w:rsidRPr="00C63C20">
        <w:rPr>
          <w:rFonts w:asciiTheme="majorHAnsi" w:hAnsiTheme="majorHAnsi" w:cstheme="majorHAnsi"/>
          <w:b/>
          <w:bCs/>
          <w:sz w:val="18"/>
          <w:szCs w:val="18"/>
        </w:rPr>
        <w:t>:</w:t>
      </w:r>
      <w:r w:rsidR="00BC5425" w:rsidRPr="00C63C20">
        <w:rPr>
          <w:rFonts w:asciiTheme="majorHAnsi" w:hAnsiTheme="majorHAnsi" w:cstheme="majorHAnsi"/>
          <w:b/>
          <w:bCs/>
          <w:sz w:val="18"/>
          <w:szCs w:val="18"/>
        </w:rPr>
        <w:t xml:space="preserve"> </w:t>
      </w:r>
      <w:r w:rsidR="00562F2F" w:rsidRPr="00C63C20">
        <w:rPr>
          <w:rFonts w:asciiTheme="majorHAnsi" w:hAnsiTheme="majorHAnsi" w:cstheme="majorHAnsi"/>
          <w:b/>
          <w:bCs/>
          <w:sz w:val="18"/>
          <w:szCs w:val="18"/>
        </w:rPr>
        <w:tab/>
      </w:r>
      <w:r w:rsidR="00B57F07" w:rsidRPr="00C63C20">
        <w:rPr>
          <w:rFonts w:asciiTheme="majorHAnsi" w:hAnsiTheme="majorHAnsi" w:cstheme="majorHAnsi"/>
          <w:sz w:val="18"/>
          <w:szCs w:val="18"/>
        </w:rPr>
        <w:t xml:space="preserve">Se entenderá </w:t>
      </w:r>
      <w:r w:rsidR="0082254D" w:rsidRPr="00C63C20">
        <w:rPr>
          <w:rFonts w:asciiTheme="majorHAnsi" w:hAnsiTheme="majorHAnsi" w:cstheme="majorHAnsi"/>
          <w:sz w:val="18"/>
          <w:szCs w:val="18"/>
        </w:rPr>
        <w:t xml:space="preserve">inicialmente </w:t>
      </w:r>
      <w:r w:rsidR="0064542E" w:rsidRPr="00C63C20">
        <w:rPr>
          <w:rFonts w:asciiTheme="majorHAnsi" w:hAnsiTheme="majorHAnsi" w:cstheme="majorHAnsi"/>
          <w:sz w:val="18"/>
          <w:szCs w:val="18"/>
        </w:rPr>
        <w:t xml:space="preserve">a </w:t>
      </w:r>
      <w:r w:rsidR="0064542E" w:rsidRPr="00C63C20">
        <w:rPr>
          <w:rFonts w:asciiTheme="majorHAnsi" w:hAnsiTheme="majorHAnsi" w:cstheme="majorHAnsi"/>
          <w:b/>
          <w:bCs/>
          <w:sz w:val="18"/>
          <w:szCs w:val="18"/>
        </w:rPr>
        <w:t>DILIGENCIAS LEGALES SEMINUEVOS DILILEG CIA. LTDA.</w:t>
      </w:r>
      <w:r w:rsidR="0064542E" w:rsidRPr="00C63C20">
        <w:rPr>
          <w:rFonts w:asciiTheme="majorHAnsi" w:hAnsiTheme="majorHAnsi" w:cstheme="majorHAnsi"/>
          <w:sz w:val="18"/>
          <w:szCs w:val="18"/>
        </w:rPr>
        <w:t xml:space="preserve"> representado por </w:t>
      </w:r>
      <w:r w:rsidR="0064542E" w:rsidRPr="00C63C20">
        <w:rPr>
          <w:rFonts w:asciiTheme="majorHAnsi" w:hAnsiTheme="majorHAnsi" w:cstheme="majorHAnsi"/>
          <w:b/>
          <w:bCs/>
          <w:sz w:val="18"/>
          <w:szCs w:val="18"/>
        </w:rPr>
        <w:t>BILLY NIKE BROWN BELTRÁN</w:t>
      </w:r>
      <w:r w:rsidR="004961C7" w:rsidRPr="00C63C20">
        <w:rPr>
          <w:rFonts w:asciiTheme="majorHAnsi" w:hAnsiTheme="majorHAnsi" w:cstheme="majorHAnsi"/>
          <w:b/>
          <w:bCs/>
          <w:sz w:val="18"/>
          <w:szCs w:val="18"/>
        </w:rPr>
        <w:t xml:space="preserve"> </w:t>
      </w:r>
      <w:r w:rsidR="004961C7" w:rsidRPr="00C63C20">
        <w:rPr>
          <w:rFonts w:asciiTheme="majorHAnsi" w:hAnsiTheme="majorHAnsi" w:cstheme="majorHAnsi"/>
          <w:sz w:val="18"/>
          <w:szCs w:val="18"/>
        </w:rPr>
        <w:t xml:space="preserve">en adelante </w:t>
      </w:r>
      <w:r w:rsidR="004961C7" w:rsidRPr="00C63C20">
        <w:rPr>
          <w:rFonts w:asciiTheme="majorHAnsi" w:hAnsiTheme="majorHAnsi" w:cstheme="majorHAnsi"/>
          <w:b/>
          <w:bCs/>
          <w:sz w:val="18"/>
          <w:szCs w:val="18"/>
        </w:rPr>
        <w:t>DILILEG</w:t>
      </w:r>
      <w:r w:rsidR="0064542E" w:rsidRPr="00C63C20">
        <w:rPr>
          <w:rFonts w:asciiTheme="majorHAnsi" w:hAnsiTheme="majorHAnsi" w:cstheme="majorHAnsi"/>
          <w:b/>
          <w:bCs/>
          <w:sz w:val="18"/>
          <w:szCs w:val="18"/>
        </w:rPr>
        <w:t>,</w:t>
      </w:r>
      <w:r w:rsidR="0064542E" w:rsidRPr="00C63C20">
        <w:rPr>
          <w:rFonts w:asciiTheme="majorHAnsi" w:hAnsiTheme="majorHAnsi" w:cstheme="majorHAnsi"/>
          <w:sz w:val="18"/>
          <w:szCs w:val="18"/>
        </w:rPr>
        <w:t xml:space="preserve"> </w:t>
      </w:r>
      <w:r w:rsidR="003B2239" w:rsidRPr="00C63C20">
        <w:rPr>
          <w:rFonts w:asciiTheme="majorHAnsi" w:hAnsiTheme="majorHAnsi" w:cstheme="majorHAnsi"/>
          <w:sz w:val="18"/>
          <w:szCs w:val="18"/>
        </w:rPr>
        <w:t>o</w:t>
      </w:r>
      <w:r w:rsidR="0082254D" w:rsidRPr="00C63C20">
        <w:rPr>
          <w:rFonts w:asciiTheme="majorHAnsi" w:hAnsiTheme="majorHAnsi" w:cstheme="majorHAnsi"/>
          <w:sz w:val="18"/>
          <w:szCs w:val="18"/>
        </w:rPr>
        <w:t xml:space="preserve"> </w:t>
      </w:r>
      <w:r w:rsidR="003B2239" w:rsidRPr="00C63C20">
        <w:rPr>
          <w:rFonts w:asciiTheme="majorHAnsi" w:hAnsiTheme="majorHAnsi" w:cstheme="majorHAnsi"/>
          <w:sz w:val="18"/>
          <w:szCs w:val="18"/>
        </w:rPr>
        <w:t xml:space="preserve">a </w:t>
      </w:r>
      <w:r w:rsidR="0082254D" w:rsidRPr="00C63C20">
        <w:rPr>
          <w:rFonts w:asciiTheme="majorHAnsi" w:hAnsiTheme="majorHAnsi" w:cstheme="majorHAnsi"/>
          <w:sz w:val="18"/>
          <w:szCs w:val="18"/>
        </w:rPr>
        <w:t>las personas designadas por est</w:t>
      </w:r>
      <w:r w:rsidR="00CF216A" w:rsidRPr="00C63C20">
        <w:rPr>
          <w:rFonts w:asciiTheme="majorHAnsi" w:hAnsiTheme="majorHAnsi" w:cstheme="majorHAnsi"/>
          <w:sz w:val="18"/>
          <w:szCs w:val="18"/>
        </w:rPr>
        <w:t>e</w:t>
      </w:r>
      <w:r w:rsidR="0082254D" w:rsidRPr="00C63C20">
        <w:rPr>
          <w:rFonts w:asciiTheme="majorHAnsi" w:hAnsiTheme="majorHAnsi" w:cstheme="majorHAnsi"/>
          <w:sz w:val="18"/>
          <w:szCs w:val="18"/>
        </w:rPr>
        <w:t xml:space="preserve">, </w:t>
      </w:r>
      <w:r w:rsidR="00954350" w:rsidRPr="00C63C20">
        <w:rPr>
          <w:rFonts w:asciiTheme="majorHAnsi" w:hAnsiTheme="majorHAnsi" w:cstheme="majorHAnsi"/>
          <w:sz w:val="18"/>
          <w:szCs w:val="18"/>
        </w:rPr>
        <w:t>quienes en virtud de</w:t>
      </w:r>
      <w:r w:rsidR="000D6FEE" w:rsidRPr="00C63C20">
        <w:rPr>
          <w:rFonts w:asciiTheme="majorHAnsi" w:hAnsiTheme="majorHAnsi" w:cstheme="majorHAnsi"/>
          <w:sz w:val="18"/>
          <w:szCs w:val="18"/>
        </w:rPr>
        <w:t xml:space="preserve">l contrato de comercialización e intermediación suscrito con la parte CONSTITUYENTE efectúa la recepción </w:t>
      </w:r>
      <w:r w:rsidR="00D80C45" w:rsidRPr="00C63C20">
        <w:rPr>
          <w:rFonts w:asciiTheme="majorHAnsi" w:hAnsiTheme="majorHAnsi" w:cstheme="majorHAnsi"/>
          <w:sz w:val="18"/>
          <w:szCs w:val="18"/>
        </w:rPr>
        <w:t>y verificación</w:t>
      </w:r>
      <w:r w:rsidR="000D6FEE" w:rsidRPr="00C63C20">
        <w:rPr>
          <w:rFonts w:asciiTheme="majorHAnsi" w:hAnsiTheme="majorHAnsi" w:cstheme="majorHAnsi"/>
          <w:sz w:val="18"/>
          <w:szCs w:val="18"/>
        </w:rPr>
        <w:t xml:space="preserve"> física del </w:t>
      </w:r>
      <w:r w:rsidR="00D80C45" w:rsidRPr="00C63C20">
        <w:rPr>
          <w:rFonts w:asciiTheme="majorHAnsi" w:hAnsiTheme="majorHAnsi" w:cstheme="majorHAnsi"/>
          <w:sz w:val="18"/>
          <w:szCs w:val="18"/>
        </w:rPr>
        <w:t>VEHICULO, poniendo</w:t>
      </w:r>
      <w:r w:rsidR="000D6FEE" w:rsidRPr="00C63C20">
        <w:rPr>
          <w:rFonts w:asciiTheme="majorHAnsi" w:hAnsiTheme="majorHAnsi" w:cstheme="majorHAnsi"/>
          <w:sz w:val="18"/>
          <w:szCs w:val="18"/>
        </w:rPr>
        <w:t xml:space="preserve"> </w:t>
      </w:r>
      <w:r w:rsidR="00954350" w:rsidRPr="00C63C20">
        <w:rPr>
          <w:rFonts w:asciiTheme="majorHAnsi" w:hAnsiTheme="majorHAnsi" w:cstheme="majorHAnsi"/>
          <w:sz w:val="18"/>
          <w:szCs w:val="18"/>
        </w:rPr>
        <w:t xml:space="preserve">sus conocimientos </w:t>
      </w:r>
      <w:r w:rsidR="000D6FEE" w:rsidRPr="00C63C20">
        <w:rPr>
          <w:rFonts w:asciiTheme="majorHAnsi" w:hAnsiTheme="majorHAnsi" w:cstheme="majorHAnsi"/>
          <w:sz w:val="18"/>
          <w:szCs w:val="18"/>
        </w:rPr>
        <w:t>e</w:t>
      </w:r>
      <w:r w:rsidR="00954350" w:rsidRPr="00C63C20">
        <w:rPr>
          <w:rFonts w:asciiTheme="majorHAnsi" w:hAnsiTheme="majorHAnsi" w:cstheme="majorHAnsi"/>
          <w:sz w:val="18"/>
          <w:szCs w:val="18"/>
        </w:rPr>
        <w:t xml:space="preserve"> </w:t>
      </w:r>
      <w:r w:rsidR="000618F8" w:rsidRPr="00C63C20">
        <w:rPr>
          <w:rFonts w:asciiTheme="majorHAnsi" w:hAnsiTheme="majorHAnsi" w:cstheme="majorHAnsi"/>
          <w:sz w:val="18"/>
          <w:szCs w:val="18"/>
        </w:rPr>
        <w:t>infraestructura</w:t>
      </w:r>
      <w:r w:rsidR="00954350" w:rsidRPr="00C63C20">
        <w:rPr>
          <w:rFonts w:asciiTheme="majorHAnsi" w:hAnsiTheme="majorHAnsi" w:cstheme="majorHAnsi"/>
          <w:sz w:val="18"/>
          <w:szCs w:val="18"/>
        </w:rPr>
        <w:t xml:space="preserve"> técnico-administrativa, </w:t>
      </w:r>
      <w:r w:rsidR="000D6FEE" w:rsidRPr="00C63C20">
        <w:rPr>
          <w:rFonts w:asciiTheme="majorHAnsi" w:hAnsiTheme="majorHAnsi" w:cstheme="majorHAnsi"/>
          <w:sz w:val="18"/>
          <w:szCs w:val="18"/>
        </w:rPr>
        <w:t>para lograr la</w:t>
      </w:r>
      <w:r w:rsidR="00954350" w:rsidRPr="00C63C20">
        <w:rPr>
          <w:rFonts w:asciiTheme="majorHAnsi" w:hAnsiTheme="majorHAnsi" w:cstheme="majorHAnsi"/>
          <w:sz w:val="18"/>
          <w:szCs w:val="18"/>
        </w:rPr>
        <w:t xml:space="preserve"> </w:t>
      </w:r>
      <w:r w:rsidR="000618F8" w:rsidRPr="00C63C20">
        <w:rPr>
          <w:rFonts w:asciiTheme="majorHAnsi" w:hAnsiTheme="majorHAnsi" w:cstheme="majorHAnsi"/>
          <w:sz w:val="18"/>
          <w:szCs w:val="18"/>
        </w:rPr>
        <w:t>comercialización</w:t>
      </w:r>
      <w:r w:rsidR="00954350" w:rsidRPr="00C63C20">
        <w:rPr>
          <w:rFonts w:asciiTheme="majorHAnsi" w:hAnsiTheme="majorHAnsi" w:cstheme="majorHAnsi"/>
          <w:sz w:val="18"/>
          <w:szCs w:val="18"/>
        </w:rPr>
        <w:t xml:space="preserve"> del</w:t>
      </w:r>
      <w:r w:rsidR="000618F8" w:rsidRPr="00C63C20">
        <w:rPr>
          <w:rFonts w:asciiTheme="majorHAnsi" w:hAnsiTheme="majorHAnsi" w:cstheme="majorHAnsi"/>
          <w:sz w:val="18"/>
          <w:szCs w:val="18"/>
        </w:rPr>
        <w:t xml:space="preserve"> </w:t>
      </w:r>
      <w:r w:rsidR="00954350" w:rsidRPr="00C63C20">
        <w:rPr>
          <w:rFonts w:asciiTheme="majorHAnsi" w:hAnsiTheme="majorHAnsi" w:cstheme="majorHAnsi"/>
          <w:sz w:val="18"/>
          <w:szCs w:val="18"/>
        </w:rPr>
        <w:t>VEHICULO de propiedad de</w:t>
      </w:r>
      <w:r w:rsidR="00433ED9" w:rsidRPr="00C63C20">
        <w:rPr>
          <w:rFonts w:asciiTheme="majorHAnsi" w:hAnsiTheme="majorHAnsi" w:cstheme="majorHAnsi"/>
          <w:sz w:val="18"/>
          <w:szCs w:val="18"/>
        </w:rPr>
        <w:t xml:space="preserve"> </w:t>
      </w:r>
      <w:r w:rsidR="00954350" w:rsidRPr="00C63C20">
        <w:rPr>
          <w:rFonts w:asciiTheme="majorHAnsi" w:hAnsiTheme="majorHAnsi" w:cstheme="majorHAnsi"/>
          <w:sz w:val="18"/>
          <w:szCs w:val="18"/>
        </w:rPr>
        <w:t>l</w:t>
      </w:r>
      <w:r w:rsidR="00433ED9" w:rsidRPr="00C63C20">
        <w:rPr>
          <w:rFonts w:asciiTheme="majorHAnsi" w:hAnsiTheme="majorHAnsi" w:cstheme="majorHAnsi"/>
          <w:sz w:val="18"/>
          <w:szCs w:val="18"/>
        </w:rPr>
        <w:t>os</w:t>
      </w:r>
      <w:r w:rsidR="00954350" w:rsidRPr="00C63C20">
        <w:rPr>
          <w:rFonts w:asciiTheme="majorHAnsi" w:hAnsiTheme="majorHAnsi" w:cstheme="majorHAnsi"/>
          <w:sz w:val="18"/>
          <w:szCs w:val="18"/>
        </w:rPr>
        <w:t xml:space="preserve"> CONSTITUYENTE</w:t>
      </w:r>
      <w:r w:rsidR="00433ED9" w:rsidRPr="00C63C20">
        <w:rPr>
          <w:rFonts w:asciiTheme="majorHAnsi" w:hAnsiTheme="majorHAnsi" w:cstheme="majorHAnsi"/>
          <w:sz w:val="18"/>
          <w:szCs w:val="18"/>
        </w:rPr>
        <w:t>S</w:t>
      </w:r>
      <w:r w:rsidR="000618F8" w:rsidRPr="00C63C20">
        <w:rPr>
          <w:rFonts w:asciiTheme="majorHAnsi" w:hAnsiTheme="majorHAnsi" w:cstheme="majorHAnsi"/>
          <w:sz w:val="18"/>
          <w:szCs w:val="18"/>
        </w:rPr>
        <w:t>, que para el efecto l</w:t>
      </w:r>
      <w:r w:rsidR="000D6FEE" w:rsidRPr="00C63C20">
        <w:rPr>
          <w:rFonts w:asciiTheme="majorHAnsi" w:hAnsiTheme="majorHAnsi" w:cstheme="majorHAnsi"/>
          <w:sz w:val="18"/>
          <w:szCs w:val="18"/>
        </w:rPr>
        <w:t>o</w:t>
      </w:r>
      <w:r w:rsidR="000618F8" w:rsidRPr="00C63C20">
        <w:rPr>
          <w:rFonts w:asciiTheme="majorHAnsi" w:hAnsiTheme="majorHAnsi" w:cstheme="majorHAnsi"/>
          <w:sz w:val="18"/>
          <w:szCs w:val="18"/>
        </w:rPr>
        <w:t xml:space="preserve"> contrata. Para ello suscribirá con l</w:t>
      </w:r>
      <w:r w:rsidR="00433ED9" w:rsidRPr="00C63C20">
        <w:rPr>
          <w:rFonts w:asciiTheme="majorHAnsi" w:hAnsiTheme="majorHAnsi" w:cstheme="majorHAnsi"/>
          <w:sz w:val="18"/>
          <w:szCs w:val="18"/>
        </w:rPr>
        <w:t>os</w:t>
      </w:r>
      <w:r w:rsidR="000618F8" w:rsidRPr="00C63C20">
        <w:rPr>
          <w:rFonts w:asciiTheme="majorHAnsi" w:hAnsiTheme="majorHAnsi" w:cstheme="majorHAnsi"/>
          <w:sz w:val="18"/>
          <w:szCs w:val="18"/>
        </w:rPr>
        <w:t xml:space="preserve"> CONSTITUYEN</w:t>
      </w:r>
      <w:r w:rsidR="00671CA5" w:rsidRPr="00C63C20">
        <w:rPr>
          <w:rFonts w:asciiTheme="majorHAnsi" w:hAnsiTheme="majorHAnsi" w:cstheme="majorHAnsi"/>
          <w:sz w:val="18"/>
          <w:szCs w:val="18"/>
        </w:rPr>
        <w:t>T</w:t>
      </w:r>
      <w:r w:rsidR="000618F8" w:rsidRPr="00C63C20">
        <w:rPr>
          <w:rFonts w:asciiTheme="majorHAnsi" w:hAnsiTheme="majorHAnsi" w:cstheme="majorHAnsi"/>
          <w:sz w:val="18"/>
          <w:szCs w:val="18"/>
        </w:rPr>
        <w:t>E</w:t>
      </w:r>
      <w:r w:rsidR="00433ED9" w:rsidRPr="00C63C20">
        <w:rPr>
          <w:rFonts w:asciiTheme="majorHAnsi" w:hAnsiTheme="majorHAnsi" w:cstheme="majorHAnsi"/>
          <w:sz w:val="18"/>
          <w:szCs w:val="18"/>
        </w:rPr>
        <w:t>S</w:t>
      </w:r>
      <w:r w:rsidR="000618F8" w:rsidRPr="00C63C20">
        <w:rPr>
          <w:rFonts w:asciiTheme="majorHAnsi" w:hAnsiTheme="majorHAnsi" w:cstheme="majorHAnsi"/>
          <w:sz w:val="18"/>
          <w:szCs w:val="18"/>
        </w:rPr>
        <w:t>, la correspondiente documentación de entrega y rece</w:t>
      </w:r>
      <w:r w:rsidR="00671CA5" w:rsidRPr="00C63C20">
        <w:rPr>
          <w:rFonts w:asciiTheme="majorHAnsi" w:hAnsiTheme="majorHAnsi" w:cstheme="majorHAnsi"/>
          <w:sz w:val="18"/>
          <w:szCs w:val="18"/>
        </w:rPr>
        <w:t>p</w:t>
      </w:r>
      <w:r w:rsidR="000618F8" w:rsidRPr="00C63C20">
        <w:rPr>
          <w:rFonts w:asciiTheme="majorHAnsi" w:hAnsiTheme="majorHAnsi" w:cstheme="majorHAnsi"/>
          <w:sz w:val="18"/>
          <w:szCs w:val="18"/>
        </w:rPr>
        <w:t>ci</w:t>
      </w:r>
      <w:r w:rsidR="00671CA5" w:rsidRPr="00C63C20">
        <w:rPr>
          <w:rFonts w:asciiTheme="majorHAnsi" w:hAnsiTheme="majorHAnsi" w:cstheme="majorHAnsi"/>
          <w:sz w:val="18"/>
          <w:szCs w:val="18"/>
        </w:rPr>
        <w:t>ó</w:t>
      </w:r>
      <w:r w:rsidR="000618F8" w:rsidRPr="00C63C20">
        <w:rPr>
          <w:rFonts w:asciiTheme="majorHAnsi" w:hAnsiTheme="majorHAnsi" w:cstheme="majorHAnsi"/>
          <w:sz w:val="18"/>
          <w:szCs w:val="18"/>
        </w:rPr>
        <w:t xml:space="preserve">n del </w:t>
      </w:r>
      <w:r w:rsidR="003F429B" w:rsidRPr="00C63C20">
        <w:rPr>
          <w:rFonts w:asciiTheme="majorHAnsi" w:hAnsiTheme="majorHAnsi" w:cstheme="majorHAnsi"/>
          <w:sz w:val="18"/>
          <w:szCs w:val="18"/>
        </w:rPr>
        <w:t>VEHICULO,</w:t>
      </w:r>
      <w:r w:rsidR="000618F8" w:rsidRPr="00C63C20">
        <w:rPr>
          <w:rFonts w:asciiTheme="majorHAnsi" w:hAnsiTheme="majorHAnsi" w:cstheme="majorHAnsi"/>
          <w:sz w:val="18"/>
          <w:szCs w:val="18"/>
        </w:rPr>
        <w:t xml:space="preserve"> así como los términos y condiciones de negociación de VEHICULO</w:t>
      </w:r>
      <w:r w:rsidR="00B57F07" w:rsidRPr="00C63C20">
        <w:rPr>
          <w:rFonts w:asciiTheme="majorHAnsi" w:hAnsiTheme="majorHAnsi" w:cstheme="majorHAnsi"/>
          <w:sz w:val="18"/>
          <w:szCs w:val="18"/>
        </w:rPr>
        <w:t>.</w:t>
      </w:r>
    </w:p>
    <w:p w14:paraId="14B6D8BF" w14:textId="77777777" w:rsidR="00B57F07" w:rsidRPr="00C63C20" w:rsidRDefault="00B57F07" w:rsidP="00B57F07">
      <w:pPr>
        <w:ind w:left="2832" w:hanging="2832"/>
        <w:jc w:val="both"/>
        <w:rPr>
          <w:rFonts w:asciiTheme="majorHAnsi" w:hAnsiTheme="majorHAnsi" w:cstheme="majorHAnsi"/>
          <w:sz w:val="18"/>
          <w:szCs w:val="18"/>
        </w:rPr>
      </w:pPr>
    </w:p>
    <w:p w14:paraId="5D93251F" w14:textId="77777777" w:rsidR="00BE07DB" w:rsidRPr="00C63C20" w:rsidRDefault="00BE07DB" w:rsidP="00B57F07">
      <w:pPr>
        <w:ind w:left="2832" w:hanging="2832"/>
        <w:jc w:val="both"/>
        <w:rPr>
          <w:rFonts w:asciiTheme="majorHAnsi" w:hAnsiTheme="majorHAnsi" w:cstheme="majorHAnsi"/>
          <w:b/>
          <w:bCs/>
          <w:sz w:val="18"/>
          <w:szCs w:val="18"/>
        </w:rPr>
      </w:pPr>
      <w:r w:rsidRPr="00C63C20">
        <w:rPr>
          <w:rFonts w:asciiTheme="majorHAnsi" w:hAnsiTheme="majorHAnsi" w:cstheme="majorHAnsi"/>
          <w:b/>
          <w:bCs/>
          <w:sz w:val="18"/>
          <w:szCs w:val="18"/>
        </w:rPr>
        <w:t xml:space="preserve">DOCUMENTO DE </w:t>
      </w:r>
    </w:p>
    <w:p w14:paraId="71D210B2" w14:textId="45C4866F" w:rsidR="0000316B" w:rsidRPr="00C63C20" w:rsidRDefault="00BE07DB" w:rsidP="00B57F07">
      <w:pPr>
        <w:ind w:left="2832" w:hanging="2832"/>
        <w:jc w:val="both"/>
        <w:rPr>
          <w:rFonts w:asciiTheme="majorHAnsi" w:hAnsiTheme="majorHAnsi" w:cstheme="majorHAnsi"/>
          <w:sz w:val="18"/>
          <w:szCs w:val="18"/>
        </w:rPr>
      </w:pPr>
      <w:r w:rsidRPr="00C63C20">
        <w:rPr>
          <w:rFonts w:asciiTheme="majorHAnsi" w:hAnsiTheme="majorHAnsi" w:cstheme="majorHAnsi"/>
          <w:b/>
          <w:bCs/>
          <w:sz w:val="18"/>
          <w:szCs w:val="18"/>
        </w:rPr>
        <w:t>INTERMEDIACION:</w:t>
      </w:r>
      <w:r w:rsidRPr="00C63C20">
        <w:rPr>
          <w:rFonts w:asciiTheme="majorHAnsi" w:hAnsiTheme="majorHAnsi" w:cstheme="majorHAnsi"/>
          <w:b/>
          <w:bCs/>
          <w:sz w:val="18"/>
          <w:szCs w:val="18"/>
        </w:rPr>
        <w:tab/>
      </w:r>
      <w:r w:rsidRPr="00C63C20">
        <w:rPr>
          <w:rFonts w:asciiTheme="majorHAnsi" w:hAnsiTheme="majorHAnsi" w:cstheme="majorHAnsi"/>
          <w:sz w:val="18"/>
          <w:szCs w:val="18"/>
        </w:rPr>
        <w:t>Es/son el/los contrato/s y demás documentos o formulario que permiten la entrega, custodia, tenencia y gestión de comercialización e intermediación</w:t>
      </w:r>
      <w:r w:rsidRPr="00C63C20">
        <w:rPr>
          <w:rFonts w:asciiTheme="majorHAnsi" w:hAnsiTheme="majorHAnsi" w:cstheme="majorHAnsi"/>
          <w:b/>
          <w:bCs/>
          <w:sz w:val="18"/>
          <w:szCs w:val="18"/>
        </w:rPr>
        <w:t xml:space="preserve"> </w:t>
      </w:r>
      <w:r w:rsidR="001675B9" w:rsidRPr="00C63C20">
        <w:rPr>
          <w:rFonts w:asciiTheme="majorHAnsi" w:hAnsiTheme="majorHAnsi" w:cstheme="majorHAnsi"/>
          <w:sz w:val="18"/>
          <w:szCs w:val="18"/>
        </w:rPr>
        <w:t xml:space="preserve">que realizará el </w:t>
      </w:r>
      <w:r w:rsidR="008F1ABE" w:rsidRPr="00C63C20">
        <w:rPr>
          <w:rFonts w:asciiTheme="majorHAnsi" w:hAnsiTheme="majorHAnsi" w:cstheme="majorHAnsi"/>
          <w:sz w:val="18"/>
          <w:szCs w:val="18"/>
        </w:rPr>
        <w:t>GENERADOR DE INSTRUCCIONES</w:t>
      </w:r>
      <w:r w:rsidR="00F66EF1" w:rsidRPr="00C63C20">
        <w:rPr>
          <w:rFonts w:asciiTheme="majorHAnsi" w:hAnsiTheme="majorHAnsi" w:cstheme="majorHAnsi"/>
          <w:sz w:val="18"/>
          <w:szCs w:val="18"/>
        </w:rPr>
        <w:t xml:space="preserve"> </w:t>
      </w:r>
      <w:r w:rsidR="001675B9" w:rsidRPr="00C63C20">
        <w:rPr>
          <w:rFonts w:asciiTheme="majorHAnsi" w:hAnsiTheme="majorHAnsi" w:cstheme="majorHAnsi"/>
          <w:sz w:val="18"/>
          <w:szCs w:val="18"/>
        </w:rPr>
        <w:t>directa o indirec</w:t>
      </w:r>
      <w:r w:rsidR="00F66EF1" w:rsidRPr="00C63C20">
        <w:rPr>
          <w:rFonts w:asciiTheme="majorHAnsi" w:hAnsiTheme="majorHAnsi" w:cstheme="majorHAnsi"/>
          <w:sz w:val="18"/>
          <w:szCs w:val="18"/>
        </w:rPr>
        <w:t xml:space="preserve">tamente. </w:t>
      </w:r>
      <w:r w:rsidR="0000316B" w:rsidRPr="00C63C20">
        <w:rPr>
          <w:rFonts w:asciiTheme="majorHAnsi" w:hAnsiTheme="majorHAnsi" w:cstheme="majorHAnsi"/>
          <w:sz w:val="18"/>
          <w:szCs w:val="18"/>
        </w:rPr>
        <w:t xml:space="preserve">Estos documentos serán suscritos entre </w:t>
      </w:r>
      <w:r w:rsidR="00094D94" w:rsidRPr="00C63C20">
        <w:rPr>
          <w:rFonts w:asciiTheme="majorHAnsi" w:hAnsiTheme="majorHAnsi" w:cstheme="majorHAnsi"/>
          <w:sz w:val="18"/>
          <w:szCs w:val="18"/>
        </w:rPr>
        <w:t>los</w:t>
      </w:r>
      <w:r w:rsidR="0000316B" w:rsidRPr="00C63C20">
        <w:rPr>
          <w:rFonts w:asciiTheme="majorHAnsi" w:hAnsiTheme="majorHAnsi" w:cstheme="majorHAnsi"/>
          <w:sz w:val="18"/>
          <w:szCs w:val="18"/>
        </w:rPr>
        <w:t xml:space="preserve"> CONSTITUYENTE</w:t>
      </w:r>
      <w:r w:rsidR="00094D94" w:rsidRPr="00C63C20">
        <w:rPr>
          <w:rFonts w:asciiTheme="majorHAnsi" w:hAnsiTheme="majorHAnsi" w:cstheme="majorHAnsi"/>
          <w:sz w:val="18"/>
          <w:szCs w:val="18"/>
        </w:rPr>
        <w:t>S</w:t>
      </w:r>
      <w:r w:rsidR="0000316B" w:rsidRPr="00C63C20">
        <w:rPr>
          <w:rFonts w:asciiTheme="majorHAnsi" w:hAnsiTheme="majorHAnsi" w:cstheme="majorHAnsi"/>
          <w:sz w:val="18"/>
          <w:szCs w:val="18"/>
        </w:rPr>
        <w:t xml:space="preserve"> y el </w:t>
      </w:r>
      <w:r w:rsidR="008F1ABE" w:rsidRPr="00C63C20">
        <w:rPr>
          <w:rFonts w:asciiTheme="majorHAnsi" w:hAnsiTheme="majorHAnsi" w:cstheme="majorHAnsi"/>
          <w:sz w:val="18"/>
          <w:szCs w:val="18"/>
        </w:rPr>
        <w:t>GENERADOR DE INSTRUCCIONES</w:t>
      </w:r>
      <w:r w:rsidR="0000316B" w:rsidRPr="00C63C20">
        <w:rPr>
          <w:rFonts w:asciiTheme="majorHAnsi" w:hAnsiTheme="majorHAnsi" w:cstheme="majorHAnsi"/>
          <w:sz w:val="18"/>
          <w:szCs w:val="18"/>
        </w:rPr>
        <w:t xml:space="preserve">. </w:t>
      </w:r>
    </w:p>
    <w:p w14:paraId="78EF5A23" w14:textId="03626BE6" w:rsidR="00BE07DB" w:rsidRPr="00C63C20" w:rsidRDefault="00BE07DB" w:rsidP="00B57F07">
      <w:pPr>
        <w:ind w:left="2832" w:hanging="2832"/>
        <w:jc w:val="both"/>
        <w:rPr>
          <w:rFonts w:asciiTheme="majorHAnsi" w:hAnsiTheme="majorHAnsi" w:cstheme="majorHAnsi"/>
          <w:b/>
          <w:bCs/>
          <w:sz w:val="18"/>
          <w:szCs w:val="18"/>
        </w:rPr>
      </w:pPr>
      <w:r w:rsidRPr="00C63C20">
        <w:rPr>
          <w:rFonts w:asciiTheme="majorHAnsi" w:hAnsiTheme="majorHAnsi" w:cstheme="majorHAnsi"/>
          <w:b/>
          <w:bCs/>
          <w:sz w:val="18"/>
          <w:szCs w:val="18"/>
        </w:rPr>
        <w:t xml:space="preserve"> </w:t>
      </w:r>
    </w:p>
    <w:p w14:paraId="45A5CCA9" w14:textId="1BD94316" w:rsidR="00B57F07" w:rsidRPr="00C63C20" w:rsidRDefault="00B57F07" w:rsidP="00B57F07">
      <w:pPr>
        <w:ind w:left="2832" w:hanging="2832"/>
        <w:jc w:val="both"/>
        <w:rPr>
          <w:rFonts w:asciiTheme="majorHAnsi" w:hAnsiTheme="majorHAnsi" w:cstheme="majorHAnsi"/>
          <w:sz w:val="18"/>
          <w:szCs w:val="18"/>
        </w:rPr>
      </w:pPr>
      <w:r w:rsidRPr="00C63C20">
        <w:rPr>
          <w:rFonts w:asciiTheme="majorHAnsi" w:hAnsiTheme="majorHAnsi" w:cstheme="majorHAnsi"/>
          <w:b/>
          <w:bCs/>
          <w:sz w:val="18"/>
          <w:szCs w:val="18"/>
        </w:rPr>
        <w:t>VEHICULO:</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t>Se entenderá como tal al vehículo automotor detallado a continuación:</w:t>
      </w:r>
    </w:p>
    <w:p w14:paraId="04A94EDB" w14:textId="77777777" w:rsidR="00B57F07" w:rsidRPr="00C63C20" w:rsidRDefault="00B57F07" w:rsidP="00B57F07">
      <w:pPr>
        <w:ind w:left="2832" w:hanging="2832"/>
        <w:jc w:val="both"/>
        <w:rPr>
          <w:rFonts w:asciiTheme="majorHAnsi" w:hAnsiTheme="majorHAnsi" w:cstheme="majorHAnsi"/>
          <w:sz w:val="18"/>
          <w:szCs w:val="18"/>
        </w:rPr>
      </w:pPr>
    </w:p>
    <w:p w14:paraId="71BF751B" w14:textId="77777777" w:rsidR="00DF5137" w:rsidRPr="00C63C20" w:rsidRDefault="00DF5137" w:rsidP="00C63C20">
      <w:pPr>
        <w:ind w:left="3540" w:firstLine="708"/>
        <w:rPr>
          <w:rFonts w:asciiTheme="majorHAnsi" w:hAnsiTheme="majorHAnsi" w:cstheme="majorHAnsi"/>
          <w:sz w:val="18"/>
          <w:szCs w:val="18"/>
        </w:rPr>
      </w:pPr>
      <w:r w:rsidRPr="00C63C20">
        <w:rPr>
          <w:rFonts w:asciiTheme="majorHAnsi" w:hAnsiTheme="majorHAnsi" w:cstheme="majorHAnsi"/>
          <w:b/>
          <w:bCs/>
          <w:sz w:val="18"/>
          <w:szCs w:val="18"/>
        </w:rPr>
        <w:t xml:space="preserve">Marca:   </w:t>
      </w:r>
      <w:r w:rsidRPr="00C63C20">
        <w:rPr>
          <w:rFonts w:asciiTheme="majorHAnsi" w:hAnsiTheme="majorHAnsi" w:cstheme="majorHAnsi"/>
          <w:sz w:val="18"/>
          <w:szCs w:val="18"/>
        </w:rPr>
        <w:t>{MARCA}</w:t>
      </w:r>
    </w:p>
    <w:p w14:paraId="58FC93AE" w14:textId="77777777" w:rsidR="00DF5137" w:rsidRPr="00C63C20" w:rsidRDefault="00DF5137" w:rsidP="00C63C20">
      <w:pPr>
        <w:ind w:left="3540" w:firstLine="708"/>
        <w:rPr>
          <w:rFonts w:asciiTheme="majorHAnsi" w:hAnsiTheme="majorHAnsi" w:cstheme="majorHAnsi"/>
          <w:b/>
          <w:bCs/>
          <w:sz w:val="18"/>
          <w:szCs w:val="18"/>
        </w:rPr>
      </w:pPr>
      <w:r w:rsidRPr="00C63C20">
        <w:rPr>
          <w:rFonts w:asciiTheme="majorHAnsi" w:hAnsiTheme="majorHAnsi" w:cstheme="majorHAnsi"/>
          <w:b/>
          <w:bCs/>
          <w:sz w:val="18"/>
          <w:szCs w:val="18"/>
        </w:rPr>
        <w:t xml:space="preserve">Modelo: </w:t>
      </w:r>
      <w:r w:rsidRPr="00C63C20">
        <w:rPr>
          <w:rFonts w:asciiTheme="majorHAnsi" w:hAnsiTheme="majorHAnsi" w:cstheme="majorHAnsi"/>
          <w:sz w:val="18"/>
          <w:szCs w:val="18"/>
        </w:rPr>
        <w:t>{MODELO}</w:t>
      </w:r>
    </w:p>
    <w:p w14:paraId="6CBA5240" w14:textId="77777777" w:rsidR="00DF5137" w:rsidRPr="00C63C20" w:rsidRDefault="00DF5137" w:rsidP="00C63C20">
      <w:pPr>
        <w:ind w:left="3540" w:firstLine="708"/>
        <w:rPr>
          <w:rFonts w:asciiTheme="majorHAnsi" w:hAnsiTheme="majorHAnsi" w:cstheme="majorHAnsi"/>
          <w:b/>
          <w:bCs/>
          <w:sz w:val="18"/>
          <w:szCs w:val="18"/>
        </w:rPr>
      </w:pPr>
      <w:r w:rsidRPr="00C63C20">
        <w:rPr>
          <w:rFonts w:asciiTheme="majorHAnsi" w:hAnsiTheme="majorHAnsi" w:cstheme="majorHAnsi"/>
          <w:b/>
          <w:bCs/>
          <w:sz w:val="18"/>
          <w:szCs w:val="18"/>
        </w:rPr>
        <w:t xml:space="preserve">Año:        </w:t>
      </w:r>
      <w:r w:rsidRPr="00C63C20">
        <w:rPr>
          <w:rFonts w:asciiTheme="majorHAnsi" w:hAnsiTheme="majorHAnsi" w:cstheme="majorHAnsi"/>
          <w:sz w:val="18"/>
          <w:szCs w:val="18"/>
        </w:rPr>
        <w:t>{ANIO}</w:t>
      </w:r>
    </w:p>
    <w:p w14:paraId="42F24B80" w14:textId="5E9A9586" w:rsidR="00DF5137" w:rsidRPr="005F73BB" w:rsidRDefault="00DF5137" w:rsidP="00C63C20">
      <w:pPr>
        <w:ind w:left="3540" w:firstLine="708"/>
        <w:rPr>
          <w:rFonts w:asciiTheme="majorHAnsi" w:hAnsiTheme="majorHAnsi" w:cstheme="majorHAnsi"/>
          <w:sz w:val="18"/>
          <w:szCs w:val="18"/>
        </w:rPr>
      </w:pPr>
      <w:r w:rsidRPr="005F73BB">
        <w:rPr>
          <w:rFonts w:asciiTheme="majorHAnsi" w:hAnsiTheme="majorHAnsi" w:cstheme="majorHAnsi"/>
          <w:b/>
          <w:bCs/>
          <w:sz w:val="18"/>
          <w:szCs w:val="18"/>
        </w:rPr>
        <w:t xml:space="preserve">Chasis: </w:t>
      </w:r>
      <w:r w:rsidRPr="005F73BB">
        <w:rPr>
          <w:rFonts w:asciiTheme="majorHAnsi" w:hAnsiTheme="majorHAnsi" w:cstheme="majorHAnsi"/>
          <w:sz w:val="18"/>
          <w:szCs w:val="18"/>
        </w:rPr>
        <w:t>{CHASIS}</w:t>
      </w:r>
    </w:p>
    <w:p w14:paraId="644736DA" w14:textId="77777777" w:rsidR="00DF5137" w:rsidRPr="005F73BB" w:rsidRDefault="00DF5137" w:rsidP="00C63C20">
      <w:pPr>
        <w:ind w:left="3540" w:firstLine="708"/>
        <w:rPr>
          <w:rFonts w:asciiTheme="majorHAnsi" w:hAnsiTheme="majorHAnsi" w:cstheme="majorHAnsi"/>
          <w:b/>
          <w:bCs/>
          <w:sz w:val="18"/>
          <w:szCs w:val="18"/>
        </w:rPr>
      </w:pPr>
      <w:r w:rsidRPr="005F73BB">
        <w:rPr>
          <w:rFonts w:asciiTheme="majorHAnsi" w:hAnsiTheme="majorHAnsi" w:cstheme="majorHAnsi"/>
          <w:b/>
          <w:bCs/>
          <w:sz w:val="18"/>
          <w:szCs w:val="18"/>
        </w:rPr>
        <w:t xml:space="preserve">Motor: </w:t>
      </w:r>
      <w:r w:rsidRPr="005F73BB">
        <w:rPr>
          <w:rFonts w:asciiTheme="majorHAnsi" w:hAnsiTheme="majorHAnsi" w:cstheme="majorHAnsi"/>
          <w:sz w:val="18"/>
          <w:szCs w:val="18"/>
        </w:rPr>
        <w:t>{MOTOR}</w:t>
      </w:r>
    </w:p>
    <w:p w14:paraId="1B1042BB" w14:textId="6D787A35" w:rsidR="00DF5137" w:rsidRPr="005F73BB" w:rsidRDefault="00DF5137" w:rsidP="00C63C20">
      <w:pPr>
        <w:ind w:left="3540" w:firstLine="708"/>
        <w:rPr>
          <w:rFonts w:asciiTheme="majorHAnsi" w:hAnsiTheme="majorHAnsi" w:cstheme="majorHAnsi"/>
          <w:sz w:val="18"/>
          <w:szCs w:val="18"/>
        </w:rPr>
      </w:pPr>
      <w:r w:rsidRPr="005F73BB">
        <w:rPr>
          <w:rFonts w:asciiTheme="majorHAnsi" w:hAnsiTheme="majorHAnsi" w:cstheme="majorHAnsi"/>
          <w:b/>
          <w:bCs/>
          <w:sz w:val="18"/>
          <w:szCs w:val="18"/>
        </w:rPr>
        <w:t xml:space="preserve">Placa:   </w:t>
      </w:r>
      <w:r w:rsidRPr="005F73BB">
        <w:rPr>
          <w:rFonts w:asciiTheme="majorHAnsi" w:hAnsiTheme="majorHAnsi" w:cstheme="majorHAnsi"/>
          <w:sz w:val="18"/>
          <w:szCs w:val="18"/>
        </w:rPr>
        <w:t>{PLACA_SIN_GUION}</w:t>
      </w:r>
    </w:p>
    <w:p w14:paraId="59DCCB3C" w14:textId="77777777" w:rsidR="00DF5137" w:rsidRPr="005F73BB" w:rsidRDefault="00DF5137" w:rsidP="00DF5137">
      <w:pPr>
        <w:ind w:left="2832" w:hanging="2832"/>
        <w:jc w:val="center"/>
        <w:rPr>
          <w:rFonts w:asciiTheme="majorHAnsi" w:hAnsiTheme="majorHAnsi" w:cstheme="majorHAnsi"/>
          <w:sz w:val="18"/>
          <w:szCs w:val="18"/>
        </w:rPr>
      </w:pPr>
    </w:p>
    <w:p w14:paraId="528208FB" w14:textId="4E86F7AA" w:rsidR="00B57F07" w:rsidRPr="005F73BB" w:rsidRDefault="00B57F07" w:rsidP="00B57F07">
      <w:pPr>
        <w:ind w:left="5664" w:hanging="2832"/>
        <w:jc w:val="both"/>
        <w:rPr>
          <w:rFonts w:asciiTheme="majorHAnsi" w:hAnsiTheme="majorHAnsi" w:cstheme="majorHAnsi"/>
          <w:b/>
          <w:bCs/>
          <w:sz w:val="18"/>
          <w:szCs w:val="18"/>
        </w:rPr>
      </w:pPr>
    </w:p>
    <w:p w14:paraId="619F555B" w14:textId="77777777" w:rsidR="00B57F07" w:rsidRPr="00C63C20" w:rsidRDefault="00B57F07" w:rsidP="00B57F07">
      <w:pPr>
        <w:autoSpaceDE w:val="0"/>
        <w:autoSpaceDN w:val="0"/>
        <w:adjustRightInd w:val="0"/>
        <w:spacing w:before="240" w:after="240"/>
        <w:ind w:left="2832" w:right="18" w:hanging="2832"/>
        <w:jc w:val="both"/>
        <w:rPr>
          <w:rFonts w:asciiTheme="majorHAnsi" w:hAnsiTheme="majorHAnsi" w:cstheme="majorHAnsi"/>
          <w:sz w:val="18"/>
          <w:szCs w:val="18"/>
        </w:rPr>
      </w:pPr>
      <w:r w:rsidRPr="00C63C20">
        <w:rPr>
          <w:rFonts w:asciiTheme="majorHAnsi" w:hAnsiTheme="majorHAnsi" w:cstheme="majorHAnsi"/>
          <w:b/>
          <w:sz w:val="18"/>
          <w:szCs w:val="18"/>
        </w:rPr>
        <w:lastRenderedPageBreak/>
        <w:t>FIDUCIARIA</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t xml:space="preserve">Es la compañía ANEFI S.A. ADMINISTRADORA DE FONDOS Y FIDEICOMISOS. </w:t>
      </w:r>
    </w:p>
    <w:p w14:paraId="389A6B89" w14:textId="3012F23E" w:rsidR="00B57F07" w:rsidRPr="00C63C20" w:rsidRDefault="00B57F07" w:rsidP="00B57F07">
      <w:pPr>
        <w:autoSpaceDE w:val="0"/>
        <w:autoSpaceDN w:val="0"/>
        <w:adjustRightInd w:val="0"/>
        <w:ind w:left="2127" w:right="18" w:hanging="2127"/>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w:t>
      </w:r>
      <w:r w:rsidR="00C63C20" w:rsidRPr="00C63C20">
        <w:rPr>
          <w:rFonts w:asciiTheme="majorHAnsi" w:hAnsiTheme="majorHAnsi" w:cstheme="majorHAnsi"/>
          <w:b/>
          <w:sz w:val="18"/>
          <w:szCs w:val="18"/>
        </w:rPr>
        <w:t>SEGUNDA. -</w:t>
      </w:r>
      <w:r w:rsidRPr="00C63C20">
        <w:rPr>
          <w:rFonts w:asciiTheme="majorHAnsi" w:hAnsiTheme="majorHAnsi" w:cstheme="majorHAnsi"/>
          <w:b/>
          <w:sz w:val="18"/>
          <w:szCs w:val="18"/>
        </w:rPr>
        <w:t xml:space="preserve"> ANTECEDENTES:</w:t>
      </w:r>
    </w:p>
    <w:p w14:paraId="171C3AB1" w14:textId="77777777" w:rsidR="00B57F07" w:rsidRPr="00C63C20" w:rsidRDefault="00B57F07" w:rsidP="00B57F07">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b/>
          <w:bCs/>
          <w:sz w:val="18"/>
          <w:szCs w:val="18"/>
        </w:rPr>
        <w:t>2.1</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t>La compañía ANEFI S.A., ADMINISTRADORA DE FONDOS  Y FIDEICOMISOS, es una sociedad cuyo objeto social es administrar negocios fiduciarios y actuar como agente de manejo de procesos de titularización, constituida mediante escritura pública otorgada el 04 de marzo de 1994, ante el Notario Décimo Octavo del cantón Quito, doctor Enrique Díaz Ballesteros e inscrita en el Registro Mercantil del mismo cantón, el 29 de marzo del 1994, y fue autorizada a funcionar por la Superintendencia de Compañías mediante Resolución número noventa y cuatro punto uno punto cinco punto dos punto mil doscientos ochenta y siete (No. 94.1.5.2.1287) de fecha catorce de junio de mil novecientos noventa y cuatro, e inscrita en el Registro Provisional del Mercado de Valores y de la Información Pública, bajo el número noventa y cuatro punto uno punto ocho punto AF punto cero cinco (94.1.8.AF.05) de la sección respectiva. Mediante escritura pública celebrada el tres de mayo del dos mil trece, inscrita en el Registro Mercantil del cantón Quito el día quince de mayo del dos mil trece, la compañía reformó su estatuto social y, entre otros aspectos, cambió su denominación anterior (ADMINISTRADORA DE FONDOS Y FIDEICOMISOS PRODUFONDOS S.A.) por el de ANEFI S.A. ADMINISTRADORA DE FONDOS Y FIDEICOMISOS.</w:t>
      </w:r>
    </w:p>
    <w:p w14:paraId="335D49B6" w14:textId="29A6D172" w:rsidR="004E30F1" w:rsidRPr="00C63C20" w:rsidRDefault="00B57F07" w:rsidP="00B57F07">
      <w:pPr>
        <w:autoSpaceDE w:val="0"/>
        <w:autoSpaceDN w:val="0"/>
        <w:adjustRightInd w:val="0"/>
        <w:spacing w:before="240" w:after="240"/>
        <w:ind w:left="705" w:right="18" w:hanging="705"/>
        <w:jc w:val="both"/>
        <w:rPr>
          <w:rFonts w:asciiTheme="majorHAnsi" w:hAnsiTheme="majorHAnsi" w:cstheme="majorHAnsi"/>
          <w:b/>
          <w:bCs/>
          <w:sz w:val="18"/>
          <w:szCs w:val="18"/>
        </w:rPr>
      </w:pPr>
      <w:r w:rsidRPr="00C63C20">
        <w:rPr>
          <w:rFonts w:asciiTheme="majorHAnsi" w:hAnsiTheme="majorHAnsi" w:cstheme="majorHAnsi"/>
          <w:b/>
          <w:bCs/>
          <w:sz w:val="18"/>
          <w:szCs w:val="18"/>
        </w:rPr>
        <w:t>2.2</w:t>
      </w:r>
      <w:r w:rsidRPr="00C63C20">
        <w:rPr>
          <w:rFonts w:asciiTheme="majorHAnsi" w:hAnsiTheme="majorHAnsi" w:cstheme="majorHAnsi"/>
          <w:b/>
          <w:bCs/>
          <w:sz w:val="18"/>
          <w:szCs w:val="18"/>
        </w:rPr>
        <w:tab/>
      </w:r>
      <w:r w:rsidR="004E30F1" w:rsidRPr="00C63C20">
        <w:rPr>
          <w:rFonts w:asciiTheme="majorHAnsi" w:hAnsiTheme="majorHAnsi" w:cstheme="majorHAnsi"/>
          <w:sz w:val="18"/>
          <w:szCs w:val="18"/>
        </w:rPr>
        <w:t>Mediante</w:t>
      </w:r>
      <w:r w:rsidR="004E30F1" w:rsidRPr="00C63C20">
        <w:rPr>
          <w:rFonts w:asciiTheme="majorHAnsi" w:hAnsiTheme="majorHAnsi" w:cstheme="majorHAnsi"/>
          <w:b/>
          <w:bCs/>
          <w:sz w:val="18"/>
          <w:szCs w:val="18"/>
        </w:rPr>
        <w:t xml:space="preserve"> </w:t>
      </w:r>
      <w:r w:rsidR="004E30F1" w:rsidRPr="00C63C20">
        <w:rPr>
          <w:rFonts w:asciiTheme="majorHAnsi" w:hAnsiTheme="majorHAnsi" w:cstheme="majorHAnsi"/>
          <w:sz w:val="18"/>
          <w:szCs w:val="18"/>
        </w:rPr>
        <w:t xml:space="preserve">documento privado suscrito el </w:t>
      </w:r>
      <w:r w:rsidR="004E30F1" w:rsidRPr="00C63C20">
        <w:rPr>
          <w:rFonts w:asciiTheme="majorHAnsi" w:hAnsiTheme="majorHAnsi" w:cstheme="majorHAnsi"/>
          <w:b/>
          <w:bCs/>
          <w:sz w:val="18"/>
          <w:szCs w:val="18"/>
        </w:rPr>
        <w:t>{FECHA_DIA}</w:t>
      </w:r>
      <w:r w:rsidR="004E30F1" w:rsidRPr="00C63C20">
        <w:rPr>
          <w:rFonts w:asciiTheme="majorHAnsi" w:hAnsiTheme="majorHAnsi" w:cstheme="majorHAnsi"/>
          <w:sz w:val="18"/>
          <w:szCs w:val="18"/>
        </w:rPr>
        <w:t xml:space="preserve"> de </w:t>
      </w:r>
      <w:r w:rsidR="004E30F1" w:rsidRPr="00C63C20">
        <w:rPr>
          <w:rFonts w:asciiTheme="majorHAnsi" w:hAnsiTheme="majorHAnsi" w:cstheme="majorHAnsi"/>
          <w:b/>
          <w:bCs/>
          <w:sz w:val="18"/>
          <w:szCs w:val="18"/>
        </w:rPr>
        <w:t>{FECHA_MES}</w:t>
      </w:r>
      <w:r w:rsidR="004E30F1" w:rsidRPr="00C63C20">
        <w:rPr>
          <w:rFonts w:asciiTheme="majorHAnsi" w:hAnsiTheme="majorHAnsi" w:cstheme="majorHAnsi"/>
          <w:sz w:val="18"/>
          <w:szCs w:val="18"/>
        </w:rPr>
        <w:t xml:space="preserve"> del </w:t>
      </w:r>
      <w:r w:rsidR="004E30F1" w:rsidRPr="00C63C20">
        <w:rPr>
          <w:rFonts w:asciiTheme="majorHAnsi" w:hAnsiTheme="majorHAnsi" w:cstheme="majorHAnsi"/>
          <w:b/>
          <w:bCs/>
          <w:sz w:val="18"/>
          <w:szCs w:val="18"/>
        </w:rPr>
        <w:t>{FECHA_ANIO}</w:t>
      </w:r>
      <w:r w:rsidR="004E30F1" w:rsidRPr="00C63C20">
        <w:rPr>
          <w:rFonts w:asciiTheme="majorHAnsi" w:hAnsiTheme="majorHAnsi" w:cstheme="majorHAnsi"/>
          <w:sz w:val="18"/>
          <w:szCs w:val="18"/>
        </w:rPr>
        <w:t>, el GENERADOR DE INSTRUCCIONES y l</w:t>
      </w:r>
      <w:r w:rsidR="00094D94" w:rsidRPr="00C63C20">
        <w:rPr>
          <w:rFonts w:asciiTheme="majorHAnsi" w:hAnsiTheme="majorHAnsi" w:cstheme="majorHAnsi"/>
          <w:sz w:val="18"/>
          <w:szCs w:val="18"/>
        </w:rPr>
        <w:t>os</w:t>
      </w:r>
      <w:r w:rsidR="004E30F1" w:rsidRPr="00C63C20">
        <w:rPr>
          <w:rFonts w:asciiTheme="majorHAnsi" w:hAnsiTheme="majorHAnsi" w:cstheme="majorHAnsi"/>
          <w:sz w:val="18"/>
          <w:szCs w:val="18"/>
        </w:rPr>
        <w:t xml:space="preserve"> CONSTITUYENTE</w:t>
      </w:r>
      <w:r w:rsidR="00094D94" w:rsidRPr="00C63C20">
        <w:rPr>
          <w:rFonts w:asciiTheme="majorHAnsi" w:hAnsiTheme="majorHAnsi" w:cstheme="majorHAnsi"/>
          <w:sz w:val="18"/>
          <w:szCs w:val="18"/>
        </w:rPr>
        <w:t>S</w:t>
      </w:r>
      <w:r w:rsidR="004E30F1" w:rsidRPr="00C63C20">
        <w:rPr>
          <w:rFonts w:asciiTheme="majorHAnsi" w:hAnsiTheme="majorHAnsi" w:cstheme="majorHAnsi"/>
          <w:sz w:val="18"/>
          <w:szCs w:val="18"/>
        </w:rPr>
        <w:t xml:space="preserve"> suscribieron un contrato de intermediador o comisionista. </w:t>
      </w:r>
    </w:p>
    <w:p w14:paraId="50180881" w14:textId="77ADA634" w:rsidR="00580FB0" w:rsidRPr="00C63C20" w:rsidRDefault="004E30F1" w:rsidP="00B57F07">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b/>
          <w:bCs/>
          <w:sz w:val="18"/>
          <w:szCs w:val="18"/>
        </w:rPr>
        <w:t xml:space="preserve">2.3. </w:t>
      </w:r>
      <w:r w:rsidRPr="00C63C20">
        <w:rPr>
          <w:rFonts w:asciiTheme="majorHAnsi" w:hAnsiTheme="majorHAnsi" w:cstheme="majorHAnsi"/>
          <w:b/>
          <w:bCs/>
          <w:sz w:val="18"/>
          <w:szCs w:val="18"/>
        </w:rPr>
        <w:tab/>
      </w:r>
      <w:r w:rsidR="006A61E1" w:rsidRPr="00C63C20">
        <w:rPr>
          <w:rFonts w:asciiTheme="majorHAnsi" w:hAnsiTheme="majorHAnsi" w:cstheme="majorHAnsi"/>
          <w:sz w:val="18"/>
          <w:szCs w:val="18"/>
        </w:rPr>
        <w:t>Las compañías</w:t>
      </w:r>
      <w:r w:rsidR="00FB2FCD" w:rsidRPr="00C63C20">
        <w:rPr>
          <w:rFonts w:asciiTheme="majorHAnsi" w:hAnsiTheme="majorHAnsi" w:cstheme="majorHAnsi"/>
          <w:sz w:val="18"/>
          <w:szCs w:val="18"/>
        </w:rPr>
        <w:t xml:space="preserve"> AUTOCOR</w:t>
      </w:r>
      <w:ins w:id="0" w:author="paula donoso" w:date="2026-08-18T17:14:00Z">
        <w:r w:rsidR="00FB2FCD" w:rsidRPr="00C63C20">
          <w:rPr>
            <w:rFonts w:asciiTheme="majorHAnsi" w:hAnsiTheme="majorHAnsi" w:cstheme="majorHAnsi"/>
            <w:sz w:val="18"/>
            <w:szCs w:val="18"/>
          </w:rPr>
          <w:t>-</w:t>
        </w:r>
      </w:ins>
      <w:del w:id="1" w:author="paula donoso" w:date="2026-08-18T17:14:00Z">
        <w:r w:rsidR="0075557D" w:rsidRPr="00C63C20" w:rsidDel="00FB2FCD">
          <w:rPr>
            <w:rFonts w:asciiTheme="majorHAnsi" w:hAnsiTheme="majorHAnsi" w:cstheme="majorHAnsi"/>
            <w:sz w:val="18"/>
            <w:szCs w:val="18"/>
          </w:rPr>
          <w:delText xml:space="preserve"> </w:delText>
        </w:r>
      </w:del>
      <w:r w:rsidR="0075557D" w:rsidRPr="00C63C20">
        <w:rPr>
          <w:rFonts w:asciiTheme="majorHAnsi" w:hAnsiTheme="majorHAnsi" w:cstheme="majorHAnsi"/>
          <w:sz w:val="18"/>
          <w:szCs w:val="18"/>
        </w:rPr>
        <w:t>AUTOPLAZA</w:t>
      </w:r>
      <w:r w:rsidR="00FB2FCD" w:rsidRPr="00C63C20">
        <w:rPr>
          <w:rFonts w:asciiTheme="majorHAnsi" w:hAnsiTheme="majorHAnsi" w:cstheme="majorHAnsi"/>
          <w:sz w:val="18"/>
          <w:szCs w:val="18"/>
        </w:rPr>
        <w:t xml:space="preserve"> S.A.S.,</w:t>
      </w:r>
      <w:r w:rsidR="00497E1D" w:rsidRPr="00C63C20">
        <w:rPr>
          <w:rFonts w:asciiTheme="majorHAnsi" w:hAnsiTheme="majorHAnsi" w:cstheme="majorHAnsi"/>
          <w:sz w:val="18"/>
          <w:szCs w:val="18"/>
        </w:rPr>
        <w:t xml:space="preserve"> AUTOCOR AUTOEVOLUCION S.A.S</w:t>
      </w:r>
      <w:r w:rsidR="00FB2FCD" w:rsidRPr="00C63C20">
        <w:rPr>
          <w:rFonts w:asciiTheme="majorHAnsi" w:hAnsiTheme="majorHAnsi" w:cstheme="majorHAnsi"/>
          <w:sz w:val="18"/>
          <w:szCs w:val="18"/>
        </w:rPr>
        <w:t xml:space="preserve">; así como, el señor LUIS JOAQUIN CORONEL BELTRÁN, </w:t>
      </w:r>
      <w:r w:rsidR="006A61E1" w:rsidRPr="00C63C20">
        <w:rPr>
          <w:rFonts w:asciiTheme="majorHAnsi" w:hAnsiTheme="majorHAnsi" w:cstheme="majorHAnsi"/>
          <w:sz w:val="18"/>
          <w:szCs w:val="18"/>
        </w:rPr>
        <w:t>desarrollan actividades relacionadas con la comercialización de vehículos y, por razones de eficiencia operativa y centralización de su gestión</w:t>
      </w:r>
      <w:r w:rsidR="00FB2FCD" w:rsidRPr="00C63C20">
        <w:rPr>
          <w:rFonts w:asciiTheme="majorHAnsi" w:hAnsiTheme="majorHAnsi" w:cstheme="majorHAnsi"/>
          <w:sz w:val="18"/>
          <w:szCs w:val="18"/>
        </w:rPr>
        <w:t>, considerando su vinculación accionarial,</w:t>
      </w:r>
      <w:del w:id="2" w:author="paula donoso" w:date="2026-08-18T17:16:00Z">
        <w:r w:rsidR="006A61E1" w:rsidRPr="00C63C20" w:rsidDel="00FB2FCD">
          <w:rPr>
            <w:rFonts w:asciiTheme="majorHAnsi" w:hAnsiTheme="majorHAnsi" w:cstheme="majorHAnsi"/>
            <w:sz w:val="18"/>
            <w:szCs w:val="18"/>
          </w:rPr>
          <w:delText>,</w:delText>
        </w:r>
      </w:del>
      <w:r w:rsidR="006A61E1" w:rsidRPr="00C63C20">
        <w:rPr>
          <w:rFonts w:asciiTheme="majorHAnsi" w:hAnsiTheme="majorHAnsi" w:cstheme="majorHAnsi"/>
          <w:sz w:val="18"/>
          <w:szCs w:val="18"/>
        </w:rPr>
        <w:t xml:space="preserve"> han </w:t>
      </w:r>
      <w:r w:rsidR="0064542E" w:rsidRPr="00C63C20">
        <w:rPr>
          <w:rFonts w:asciiTheme="majorHAnsi" w:hAnsiTheme="majorHAnsi" w:cstheme="majorHAnsi"/>
          <w:sz w:val="18"/>
          <w:szCs w:val="18"/>
        </w:rPr>
        <w:t>otorgado</w:t>
      </w:r>
      <w:r w:rsidR="005F254F" w:rsidRPr="00C63C20">
        <w:rPr>
          <w:rFonts w:asciiTheme="majorHAnsi" w:hAnsiTheme="majorHAnsi" w:cstheme="majorHAnsi"/>
          <w:sz w:val="18"/>
          <w:szCs w:val="18"/>
        </w:rPr>
        <w:t xml:space="preserve"> </w:t>
      </w:r>
      <w:r w:rsidR="006A61E1" w:rsidRPr="00C63C20">
        <w:rPr>
          <w:rFonts w:asciiTheme="majorHAnsi" w:hAnsiTheme="majorHAnsi" w:cstheme="majorHAnsi"/>
          <w:sz w:val="18"/>
          <w:szCs w:val="18"/>
        </w:rPr>
        <w:t>poder suficiente</w:t>
      </w:r>
      <w:del w:id="3" w:author="paula donoso" w:date="2026-08-18T17:17:00Z">
        <w:r w:rsidR="006A61E1" w:rsidRPr="00C63C20" w:rsidDel="0064542E">
          <w:rPr>
            <w:rFonts w:asciiTheme="majorHAnsi" w:hAnsiTheme="majorHAnsi" w:cstheme="majorHAnsi"/>
            <w:sz w:val="18"/>
            <w:szCs w:val="18"/>
          </w:rPr>
          <w:delText>s</w:delText>
        </w:r>
      </w:del>
      <w:r w:rsidR="006A61E1" w:rsidRPr="00C63C20">
        <w:rPr>
          <w:rFonts w:asciiTheme="majorHAnsi" w:hAnsiTheme="majorHAnsi" w:cstheme="majorHAnsi"/>
          <w:sz w:val="18"/>
          <w:szCs w:val="18"/>
        </w:rPr>
        <w:t xml:space="preserve"> a favor de la compañía</w:t>
      </w:r>
      <w:r w:rsidR="004C6803" w:rsidRPr="00C63C20">
        <w:rPr>
          <w:rFonts w:asciiTheme="majorHAnsi" w:hAnsiTheme="majorHAnsi" w:cstheme="majorHAnsi"/>
          <w:sz w:val="18"/>
          <w:szCs w:val="18"/>
        </w:rPr>
        <w:t xml:space="preserve"> DILIGENCIAS LEGALES SEMINUEVOS DILILEG CIA. LTDA</w:t>
      </w:r>
      <w:r w:rsidR="006A61E1" w:rsidRPr="00C63C20">
        <w:rPr>
          <w:rFonts w:asciiTheme="majorHAnsi" w:hAnsiTheme="majorHAnsi" w:cstheme="majorHAnsi"/>
          <w:sz w:val="18"/>
          <w:szCs w:val="18"/>
        </w:rPr>
        <w:t>, qu</w:t>
      </w:r>
      <w:r w:rsidR="004C6803" w:rsidRPr="00C63C20">
        <w:rPr>
          <w:rFonts w:asciiTheme="majorHAnsi" w:hAnsiTheme="majorHAnsi" w:cstheme="majorHAnsi"/>
          <w:sz w:val="18"/>
          <w:szCs w:val="18"/>
        </w:rPr>
        <w:t>i</w:t>
      </w:r>
      <w:r w:rsidR="00FB2FCD" w:rsidRPr="00C63C20">
        <w:rPr>
          <w:rFonts w:asciiTheme="majorHAnsi" w:hAnsiTheme="majorHAnsi" w:cstheme="majorHAnsi"/>
          <w:sz w:val="18"/>
          <w:szCs w:val="18"/>
        </w:rPr>
        <w:t>é</w:t>
      </w:r>
      <w:r w:rsidR="004C6803" w:rsidRPr="00C63C20">
        <w:rPr>
          <w:rFonts w:asciiTheme="majorHAnsi" w:hAnsiTheme="majorHAnsi" w:cstheme="majorHAnsi"/>
          <w:sz w:val="18"/>
          <w:szCs w:val="18"/>
        </w:rPr>
        <w:t xml:space="preserve">n también </w:t>
      </w:r>
      <w:r w:rsidR="006A61E1" w:rsidRPr="00C63C20">
        <w:rPr>
          <w:rFonts w:asciiTheme="majorHAnsi" w:hAnsiTheme="majorHAnsi" w:cstheme="majorHAnsi"/>
          <w:sz w:val="18"/>
          <w:szCs w:val="18"/>
        </w:rPr>
        <w:t xml:space="preserve">forma parte del referido grupo empresarial. </w:t>
      </w:r>
      <w:r w:rsidR="00580FB0" w:rsidRPr="00C63C20">
        <w:rPr>
          <w:rFonts w:asciiTheme="majorHAnsi" w:hAnsiTheme="majorHAnsi" w:cstheme="majorHAnsi"/>
          <w:sz w:val="18"/>
          <w:szCs w:val="18"/>
        </w:rPr>
        <w:t>En virtud de dichos poderes y</w:t>
      </w:r>
      <w:ins w:id="4" w:author="paula donoso" w:date="2026-08-18T17:17:00Z">
        <w:r w:rsidR="0064542E" w:rsidRPr="00C63C20">
          <w:rPr>
            <w:rFonts w:asciiTheme="majorHAnsi" w:hAnsiTheme="majorHAnsi" w:cstheme="majorHAnsi"/>
            <w:sz w:val="18"/>
            <w:szCs w:val="18"/>
          </w:rPr>
          <w:t>,</w:t>
        </w:r>
      </w:ins>
      <w:r w:rsidR="00580FB0" w:rsidRPr="00C63C20">
        <w:rPr>
          <w:rFonts w:asciiTheme="majorHAnsi" w:hAnsiTheme="majorHAnsi" w:cstheme="majorHAnsi"/>
          <w:sz w:val="18"/>
          <w:szCs w:val="18"/>
        </w:rPr>
        <w:t xml:space="preserve"> para efectos del presente encargo fiduciario, DILIGENCIAS LEGALES SEMINUEVOS DILILEG CIA. LTDA, tendrá la calidad de GENERADOR DE INSTRUCCIONES, facultad que ejercerá a través de su representante legal o de la persona que este designe expresamente para el efecto, dentro del alcance de las facultades conferidas y de conformidad con los términos y condiciones establecidos en el presente contrato. </w:t>
      </w:r>
    </w:p>
    <w:p w14:paraId="03DB74A7" w14:textId="14E5D48E" w:rsidR="00B57F07" w:rsidRPr="00C63C20" w:rsidRDefault="004908E4" w:rsidP="00B57F07">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b/>
          <w:bCs/>
          <w:sz w:val="18"/>
          <w:szCs w:val="18"/>
        </w:rPr>
        <w:t>2.4.</w:t>
      </w:r>
      <w:r w:rsidRPr="00C63C20">
        <w:rPr>
          <w:rFonts w:asciiTheme="majorHAnsi" w:hAnsiTheme="majorHAnsi" w:cstheme="majorHAnsi"/>
          <w:sz w:val="18"/>
          <w:szCs w:val="18"/>
        </w:rPr>
        <w:tab/>
      </w:r>
      <w:r w:rsidR="00B57F07" w:rsidRPr="00C63C20">
        <w:rPr>
          <w:rFonts w:asciiTheme="majorHAnsi" w:hAnsiTheme="majorHAnsi" w:cstheme="majorHAnsi"/>
          <w:sz w:val="18"/>
          <w:szCs w:val="18"/>
        </w:rPr>
        <w:t xml:space="preserve">Es intención de </w:t>
      </w:r>
      <w:r w:rsidR="00094D94" w:rsidRPr="00C63C20">
        <w:rPr>
          <w:rFonts w:asciiTheme="majorHAnsi" w:hAnsiTheme="majorHAnsi" w:cstheme="majorHAnsi"/>
          <w:sz w:val="18"/>
          <w:szCs w:val="18"/>
        </w:rPr>
        <w:t>los</w:t>
      </w:r>
      <w:r w:rsidR="00B57F07" w:rsidRPr="00C63C20">
        <w:rPr>
          <w:rFonts w:asciiTheme="majorHAnsi" w:hAnsiTheme="majorHAnsi" w:cstheme="majorHAnsi"/>
          <w:sz w:val="18"/>
          <w:szCs w:val="18"/>
        </w:rPr>
        <w:t xml:space="preserve"> CONSTITUYENTE</w:t>
      </w:r>
      <w:r w:rsidR="00094D94" w:rsidRPr="00C63C20">
        <w:rPr>
          <w:rFonts w:asciiTheme="majorHAnsi" w:hAnsiTheme="majorHAnsi" w:cstheme="majorHAnsi"/>
          <w:sz w:val="18"/>
          <w:szCs w:val="18"/>
        </w:rPr>
        <w:t>S</w:t>
      </w:r>
      <w:r w:rsidR="00B57F07" w:rsidRPr="00C63C20">
        <w:rPr>
          <w:rFonts w:asciiTheme="majorHAnsi" w:hAnsiTheme="majorHAnsi" w:cstheme="majorHAnsi"/>
          <w:sz w:val="18"/>
          <w:szCs w:val="18"/>
        </w:rPr>
        <w:t>, constituir un encargo fiduciario cuya finalidad de que ANEFI tenga un poder amplio y suficiente para suscribir el contrato de transferencia del VEHICULO conforme lo establecido en la cláusula cuarta del contrato de ENCARGO.</w:t>
      </w:r>
    </w:p>
    <w:p w14:paraId="683B9EA0" w14:textId="3665EAA0" w:rsidR="00B57F07" w:rsidRPr="00C63C20" w:rsidRDefault="00B57F07" w:rsidP="00EF1C2F">
      <w:pPr>
        <w:autoSpaceDE w:val="0"/>
        <w:autoSpaceDN w:val="0"/>
        <w:adjustRightInd w:val="0"/>
        <w:spacing w:before="240" w:after="240"/>
        <w:ind w:right="18"/>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w:t>
      </w:r>
      <w:r w:rsidR="00C63C20" w:rsidRPr="00C63C20">
        <w:rPr>
          <w:rFonts w:asciiTheme="majorHAnsi" w:hAnsiTheme="majorHAnsi" w:cstheme="majorHAnsi"/>
          <w:b/>
          <w:sz w:val="18"/>
          <w:szCs w:val="18"/>
        </w:rPr>
        <w:t>TERCERA. -</w:t>
      </w:r>
      <w:r w:rsidRPr="00C63C20">
        <w:rPr>
          <w:rFonts w:asciiTheme="majorHAnsi" w:hAnsiTheme="majorHAnsi" w:cstheme="majorHAnsi"/>
          <w:b/>
          <w:sz w:val="18"/>
          <w:szCs w:val="18"/>
        </w:rPr>
        <w:t xml:space="preserve"> ENCARGO FIDUCIARIO IRREVOCABLE:</w:t>
      </w:r>
      <w:r w:rsidR="00EF1C2F" w:rsidRPr="00C63C20">
        <w:rPr>
          <w:rFonts w:asciiTheme="majorHAnsi" w:hAnsiTheme="majorHAnsi" w:cstheme="majorHAnsi"/>
          <w:b/>
          <w:sz w:val="18"/>
          <w:szCs w:val="18"/>
        </w:rPr>
        <w:t xml:space="preserve"> </w:t>
      </w:r>
      <w:r w:rsidRPr="00C63C20">
        <w:rPr>
          <w:rFonts w:asciiTheme="majorHAnsi" w:hAnsiTheme="majorHAnsi" w:cstheme="majorHAnsi"/>
          <w:sz w:val="18"/>
          <w:szCs w:val="18"/>
        </w:rPr>
        <w:t xml:space="preserve">Con los antecedentes relatados, </w:t>
      </w:r>
      <w:r w:rsidR="00094D94" w:rsidRPr="00C63C20">
        <w:rPr>
          <w:rFonts w:asciiTheme="majorHAnsi" w:hAnsiTheme="majorHAnsi" w:cstheme="majorHAnsi"/>
          <w:sz w:val="18"/>
          <w:szCs w:val="18"/>
        </w:rPr>
        <w:t>los</w:t>
      </w:r>
      <w:r w:rsidRPr="00C63C20">
        <w:rPr>
          <w:rFonts w:asciiTheme="majorHAnsi" w:hAnsiTheme="majorHAnsi" w:cstheme="majorHAnsi"/>
          <w:sz w:val="18"/>
          <w:szCs w:val="18"/>
        </w:rPr>
        <w:t xml:space="preserve"> CONSTITUYENTE</w:t>
      </w:r>
      <w:r w:rsidR="00094D94" w:rsidRPr="00C63C20">
        <w:rPr>
          <w:rFonts w:asciiTheme="majorHAnsi" w:hAnsiTheme="majorHAnsi" w:cstheme="majorHAnsi"/>
          <w:sz w:val="18"/>
          <w:szCs w:val="18"/>
        </w:rPr>
        <w:t>S</w:t>
      </w:r>
      <w:r w:rsidRPr="00C63C20">
        <w:rPr>
          <w:rFonts w:asciiTheme="majorHAnsi" w:hAnsiTheme="majorHAnsi" w:cstheme="majorHAnsi"/>
          <w:sz w:val="18"/>
          <w:szCs w:val="18"/>
        </w:rPr>
        <w:t xml:space="preserve"> otorga</w:t>
      </w:r>
      <w:r w:rsidR="00094D94" w:rsidRPr="00C63C20">
        <w:rPr>
          <w:rFonts w:asciiTheme="majorHAnsi" w:hAnsiTheme="majorHAnsi" w:cstheme="majorHAnsi"/>
          <w:sz w:val="18"/>
          <w:szCs w:val="18"/>
        </w:rPr>
        <w:t>n</w:t>
      </w:r>
      <w:r w:rsidRPr="00C63C20">
        <w:rPr>
          <w:rFonts w:asciiTheme="majorHAnsi" w:hAnsiTheme="majorHAnsi" w:cstheme="majorHAnsi"/>
          <w:sz w:val="18"/>
          <w:szCs w:val="18"/>
        </w:rPr>
        <w:t xml:space="preserve">, a favor de ANEFI S.A., un mandato irrevocable o encargo fiduciario que se denominará </w:t>
      </w:r>
      <w:r w:rsidRPr="00C63C20">
        <w:rPr>
          <w:rFonts w:asciiTheme="majorHAnsi" w:hAnsiTheme="majorHAnsi" w:cstheme="majorHAnsi"/>
          <w:b/>
          <w:sz w:val="18"/>
          <w:szCs w:val="18"/>
        </w:rPr>
        <w:t xml:space="preserve">“ENCARGO FIDUCIARIO </w:t>
      </w:r>
      <w:r w:rsidR="0075557D" w:rsidRPr="00C63C20">
        <w:rPr>
          <w:rFonts w:asciiTheme="majorHAnsi" w:hAnsiTheme="majorHAnsi" w:cstheme="majorHAnsi"/>
          <w:b/>
          <w:sz w:val="18"/>
          <w:szCs w:val="18"/>
        </w:rPr>
        <w:t>DLL</w:t>
      </w:r>
      <w:r w:rsidRPr="00C63C20">
        <w:rPr>
          <w:rFonts w:asciiTheme="majorHAnsi" w:hAnsiTheme="majorHAnsi" w:cstheme="majorHAnsi"/>
          <w:b/>
          <w:sz w:val="18"/>
          <w:szCs w:val="18"/>
        </w:rPr>
        <w:t xml:space="preserve">- </w:t>
      </w:r>
      <w:r w:rsidR="002F5FF0" w:rsidRPr="00C63C20">
        <w:rPr>
          <w:rFonts w:asciiTheme="majorHAnsi" w:hAnsiTheme="majorHAnsi" w:cstheme="majorHAnsi"/>
          <w:b/>
          <w:bCs/>
          <w:sz w:val="18"/>
          <w:szCs w:val="18"/>
        </w:rPr>
        <w:t>{PLACA_SIN_GUION}</w:t>
      </w:r>
      <w:r w:rsidRPr="00C63C20">
        <w:rPr>
          <w:rFonts w:asciiTheme="majorHAnsi" w:hAnsiTheme="majorHAnsi" w:cstheme="majorHAnsi"/>
          <w:b/>
          <w:sz w:val="18"/>
          <w:szCs w:val="18"/>
        </w:rPr>
        <w:t>”</w:t>
      </w:r>
      <w:r w:rsidRPr="00C63C20">
        <w:rPr>
          <w:rFonts w:asciiTheme="majorHAnsi" w:hAnsiTheme="majorHAnsi" w:cstheme="majorHAnsi"/>
          <w:sz w:val="18"/>
          <w:szCs w:val="18"/>
        </w:rPr>
        <w:t xml:space="preserve"> en adelante simplemente, el ENCARGO. </w:t>
      </w:r>
    </w:p>
    <w:p w14:paraId="463257F7" w14:textId="772CD5AC" w:rsidR="00B57F07" w:rsidRPr="00C63C20" w:rsidRDefault="00B57F07" w:rsidP="00B57F07">
      <w:pPr>
        <w:autoSpaceDE w:val="0"/>
        <w:autoSpaceDN w:val="0"/>
        <w:adjustRightInd w:val="0"/>
        <w:spacing w:before="240" w:after="240"/>
        <w:ind w:right="18"/>
        <w:jc w:val="both"/>
        <w:rPr>
          <w:rFonts w:asciiTheme="majorHAnsi" w:hAnsiTheme="majorHAnsi" w:cstheme="majorHAnsi"/>
          <w:sz w:val="18"/>
          <w:szCs w:val="18"/>
        </w:rPr>
      </w:pPr>
      <w:r w:rsidRPr="00C63C20">
        <w:rPr>
          <w:rFonts w:asciiTheme="majorHAnsi" w:hAnsiTheme="majorHAnsi" w:cstheme="majorHAnsi"/>
          <w:sz w:val="18"/>
          <w:szCs w:val="18"/>
        </w:rPr>
        <w:t>El ENCARGO es</w:t>
      </w:r>
      <w:r w:rsidR="00205B45" w:rsidRPr="00C63C20">
        <w:rPr>
          <w:rFonts w:asciiTheme="majorHAnsi" w:hAnsiTheme="majorHAnsi" w:cstheme="majorHAnsi"/>
          <w:sz w:val="18"/>
          <w:szCs w:val="18"/>
        </w:rPr>
        <w:t xml:space="preserve"> un</w:t>
      </w:r>
      <w:r w:rsidRPr="00C63C20">
        <w:rPr>
          <w:rFonts w:asciiTheme="majorHAnsi" w:hAnsiTheme="majorHAnsi" w:cstheme="majorHAnsi"/>
          <w:sz w:val="18"/>
          <w:szCs w:val="18"/>
        </w:rPr>
        <w:t xml:space="preserve"> MANDATO IRREVOCABLE, en virtud del cual </w:t>
      </w:r>
      <w:r w:rsidR="00A907FD" w:rsidRPr="00C63C20">
        <w:rPr>
          <w:rFonts w:asciiTheme="majorHAnsi" w:hAnsiTheme="majorHAnsi" w:cstheme="majorHAnsi"/>
          <w:sz w:val="18"/>
          <w:szCs w:val="18"/>
        </w:rPr>
        <w:t xml:space="preserve">la </w:t>
      </w:r>
      <w:r w:rsidR="00D80C45" w:rsidRPr="00C63C20">
        <w:rPr>
          <w:rFonts w:asciiTheme="majorHAnsi" w:hAnsiTheme="majorHAnsi" w:cstheme="majorHAnsi"/>
          <w:sz w:val="18"/>
          <w:szCs w:val="18"/>
        </w:rPr>
        <w:t>parte CONSTITUYENTE</w:t>
      </w:r>
      <w:r w:rsidRPr="00C63C20">
        <w:rPr>
          <w:rFonts w:asciiTheme="majorHAnsi" w:hAnsiTheme="majorHAnsi" w:cstheme="majorHAnsi"/>
          <w:sz w:val="18"/>
          <w:szCs w:val="18"/>
        </w:rPr>
        <w:t xml:space="preserve"> imparte</w:t>
      </w:r>
      <w:r w:rsidR="00094D94" w:rsidRPr="00C63C20">
        <w:rPr>
          <w:rFonts w:asciiTheme="majorHAnsi" w:hAnsiTheme="majorHAnsi" w:cstheme="majorHAnsi"/>
          <w:sz w:val="18"/>
          <w:szCs w:val="18"/>
        </w:rPr>
        <w:t>n</w:t>
      </w:r>
      <w:r w:rsidRPr="00C63C20">
        <w:rPr>
          <w:rFonts w:asciiTheme="majorHAnsi" w:hAnsiTheme="majorHAnsi" w:cstheme="majorHAnsi"/>
          <w:sz w:val="18"/>
          <w:szCs w:val="18"/>
        </w:rPr>
        <w:t xml:space="preserve"> un conjunto de instrucciones a la FIDUCIARIA, para que, de manera irrevocable, con carácter temporal y por cuenta de esta, ejecute el cumplimiento de las instrucciones impartidas y que consta</w:t>
      </w:r>
      <w:r w:rsidR="005C4600" w:rsidRPr="00C63C20">
        <w:rPr>
          <w:rFonts w:asciiTheme="majorHAnsi" w:hAnsiTheme="majorHAnsi" w:cstheme="majorHAnsi"/>
          <w:sz w:val="18"/>
          <w:szCs w:val="18"/>
        </w:rPr>
        <w:t>n</w:t>
      </w:r>
      <w:r w:rsidRPr="00C63C20">
        <w:rPr>
          <w:rFonts w:asciiTheme="majorHAnsi" w:hAnsiTheme="majorHAnsi" w:cstheme="majorHAnsi"/>
          <w:sz w:val="18"/>
          <w:szCs w:val="18"/>
        </w:rPr>
        <w:t xml:space="preserve"> señalad</w:t>
      </w:r>
      <w:r w:rsidR="005C4600" w:rsidRPr="00C63C20">
        <w:rPr>
          <w:rFonts w:asciiTheme="majorHAnsi" w:hAnsiTheme="majorHAnsi" w:cstheme="majorHAnsi"/>
          <w:sz w:val="18"/>
          <w:szCs w:val="18"/>
        </w:rPr>
        <w:t>as</w:t>
      </w:r>
      <w:r w:rsidRPr="00C63C20">
        <w:rPr>
          <w:rFonts w:asciiTheme="majorHAnsi" w:hAnsiTheme="majorHAnsi" w:cstheme="majorHAnsi"/>
          <w:sz w:val="18"/>
          <w:szCs w:val="18"/>
        </w:rPr>
        <w:t xml:space="preserve"> en la cláusula cuarta del presente contrato. </w:t>
      </w:r>
    </w:p>
    <w:p w14:paraId="114A786C" w14:textId="3C5A4C8E" w:rsidR="00371629" w:rsidRPr="00C63C20" w:rsidRDefault="00371629" w:rsidP="00371629">
      <w:pPr>
        <w:autoSpaceDE w:val="0"/>
        <w:autoSpaceDN w:val="0"/>
        <w:adjustRightInd w:val="0"/>
        <w:spacing w:before="240" w:after="240"/>
        <w:ind w:right="18"/>
        <w:jc w:val="both"/>
        <w:rPr>
          <w:rFonts w:asciiTheme="majorHAnsi" w:hAnsiTheme="majorHAnsi" w:cstheme="majorHAnsi"/>
          <w:b/>
          <w:sz w:val="18"/>
          <w:szCs w:val="18"/>
        </w:rPr>
      </w:pPr>
      <w:r w:rsidRPr="00C63C20">
        <w:rPr>
          <w:rFonts w:asciiTheme="majorHAnsi" w:hAnsiTheme="majorHAnsi" w:cstheme="majorHAnsi"/>
          <w:b/>
          <w:sz w:val="18"/>
          <w:szCs w:val="18"/>
        </w:rPr>
        <w:t>CLÁUSULA CUARTA.- OBJETO DEL ENCARGO E INSTRUCCIONES ESPECÍFICAS:</w:t>
      </w:r>
      <w:r w:rsidR="005F48CE" w:rsidRPr="00C63C20">
        <w:rPr>
          <w:rFonts w:asciiTheme="majorHAnsi" w:hAnsiTheme="majorHAnsi" w:cstheme="majorHAnsi"/>
          <w:b/>
          <w:sz w:val="18"/>
          <w:szCs w:val="18"/>
        </w:rPr>
        <w:t xml:space="preserve"> </w:t>
      </w:r>
      <w:r w:rsidRPr="00C63C20">
        <w:rPr>
          <w:rFonts w:asciiTheme="majorHAnsi" w:hAnsiTheme="majorHAnsi" w:cstheme="majorHAnsi"/>
          <w:bCs/>
          <w:sz w:val="18"/>
          <w:szCs w:val="18"/>
        </w:rPr>
        <w:t xml:space="preserve">El presente ENCARGO FIDUCIARIO, tiene por objeto entregar a la FIDUCIARIA un poder amplio y suficiente para que </w:t>
      </w:r>
      <w:r w:rsidR="00850BD0" w:rsidRPr="00C63C20">
        <w:rPr>
          <w:rFonts w:asciiTheme="majorHAnsi" w:hAnsiTheme="majorHAnsi" w:cstheme="majorHAnsi"/>
          <w:bCs/>
          <w:sz w:val="18"/>
          <w:szCs w:val="18"/>
        </w:rPr>
        <w:t>por cuenta y orden de</w:t>
      </w:r>
      <w:r w:rsidR="00A907FD" w:rsidRPr="00C63C20">
        <w:rPr>
          <w:rFonts w:asciiTheme="majorHAnsi" w:hAnsiTheme="majorHAnsi" w:cstheme="majorHAnsi"/>
          <w:bCs/>
          <w:sz w:val="18"/>
          <w:szCs w:val="18"/>
        </w:rPr>
        <w:t xml:space="preserve"> la parte CONSTITUYENTE </w:t>
      </w:r>
      <w:r w:rsidR="00850BD0" w:rsidRPr="00C63C20">
        <w:rPr>
          <w:rFonts w:asciiTheme="majorHAnsi" w:hAnsiTheme="majorHAnsi" w:cstheme="majorHAnsi"/>
          <w:bCs/>
          <w:sz w:val="18"/>
          <w:szCs w:val="18"/>
        </w:rPr>
        <w:t xml:space="preserve">{NOMBRE_PROP} y {NOMBRE_CONY}, </w:t>
      </w:r>
      <w:r w:rsidR="00CC7F2D" w:rsidRPr="00C63C20">
        <w:rPr>
          <w:rFonts w:asciiTheme="majorHAnsi" w:hAnsiTheme="majorHAnsi" w:cstheme="majorHAnsi"/>
          <w:bCs/>
          <w:sz w:val="18"/>
          <w:szCs w:val="18"/>
        </w:rPr>
        <w:t>suscriba</w:t>
      </w:r>
      <w:r w:rsidR="00A907FD" w:rsidRPr="00C63C20">
        <w:rPr>
          <w:rFonts w:asciiTheme="majorHAnsi" w:hAnsiTheme="majorHAnsi" w:cstheme="majorHAnsi"/>
          <w:bCs/>
          <w:sz w:val="18"/>
          <w:szCs w:val="18"/>
        </w:rPr>
        <w:t xml:space="preserve"> los documentos público o privados necesarios para perfeccionar </w:t>
      </w:r>
      <w:r w:rsidR="00CC7F2D" w:rsidRPr="00C63C20">
        <w:rPr>
          <w:rFonts w:asciiTheme="majorHAnsi" w:hAnsiTheme="majorHAnsi" w:cstheme="majorHAnsi"/>
          <w:bCs/>
          <w:sz w:val="18"/>
          <w:szCs w:val="18"/>
        </w:rPr>
        <w:t>l</w:t>
      </w:r>
      <w:r w:rsidR="00FA3983" w:rsidRPr="00C63C20">
        <w:rPr>
          <w:rFonts w:asciiTheme="majorHAnsi" w:hAnsiTheme="majorHAnsi" w:cstheme="majorHAnsi"/>
          <w:bCs/>
          <w:sz w:val="18"/>
          <w:szCs w:val="18"/>
        </w:rPr>
        <w:t>a</w:t>
      </w:r>
      <w:r w:rsidR="00CC7F2D" w:rsidRPr="00C63C20">
        <w:rPr>
          <w:rFonts w:asciiTheme="majorHAnsi" w:hAnsiTheme="majorHAnsi" w:cstheme="majorHAnsi"/>
          <w:bCs/>
          <w:sz w:val="18"/>
          <w:szCs w:val="18"/>
        </w:rPr>
        <w:t xml:space="preserve"> transferencia de dominio del VEHICULO que </w:t>
      </w:r>
      <w:r w:rsidR="009B405D" w:rsidRPr="00C63C20">
        <w:rPr>
          <w:rFonts w:asciiTheme="majorHAnsi" w:hAnsiTheme="majorHAnsi" w:cstheme="majorHAnsi"/>
          <w:bCs/>
          <w:sz w:val="18"/>
          <w:szCs w:val="18"/>
        </w:rPr>
        <w:t>comercialice</w:t>
      </w:r>
      <w:r w:rsidR="00CC7F2D" w:rsidRPr="00C63C20">
        <w:rPr>
          <w:rFonts w:asciiTheme="majorHAnsi" w:hAnsiTheme="majorHAnsi" w:cstheme="majorHAnsi"/>
          <w:bCs/>
          <w:sz w:val="18"/>
          <w:szCs w:val="18"/>
        </w:rPr>
        <w:t xml:space="preserve"> </w:t>
      </w:r>
      <w:r w:rsidR="00A907FD" w:rsidRPr="00C63C20">
        <w:rPr>
          <w:rFonts w:asciiTheme="majorHAnsi" w:hAnsiTheme="majorHAnsi" w:cstheme="majorHAnsi"/>
          <w:bCs/>
          <w:sz w:val="18"/>
          <w:szCs w:val="18"/>
        </w:rPr>
        <w:t xml:space="preserve"> el</w:t>
      </w:r>
      <w:r w:rsidR="00CC7F2D" w:rsidRPr="00C63C20">
        <w:rPr>
          <w:rFonts w:asciiTheme="majorHAnsi" w:hAnsiTheme="majorHAnsi" w:cstheme="majorHAnsi"/>
          <w:bCs/>
          <w:sz w:val="18"/>
          <w:szCs w:val="18"/>
        </w:rPr>
        <w:t xml:space="preserve"> </w:t>
      </w:r>
      <w:r w:rsidR="00EC48C7" w:rsidRPr="00C63C20">
        <w:rPr>
          <w:rFonts w:asciiTheme="majorHAnsi" w:hAnsiTheme="majorHAnsi" w:cstheme="majorHAnsi"/>
          <w:bCs/>
          <w:sz w:val="18"/>
          <w:szCs w:val="18"/>
        </w:rPr>
        <w:t>GENERADO</w:t>
      </w:r>
      <w:r w:rsidR="00A907FD" w:rsidRPr="00C63C20">
        <w:rPr>
          <w:rFonts w:asciiTheme="majorHAnsi" w:hAnsiTheme="majorHAnsi" w:cstheme="majorHAnsi"/>
          <w:bCs/>
          <w:sz w:val="18"/>
          <w:szCs w:val="18"/>
        </w:rPr>
        <w:t>R</w:t>
      </w:r>
      <w:r w:rsidR="00EC48C7" w:rsidRPr="00C63C20">
        <w:rPr>
          <w:rFonts w:asciiTheme="majorHAnsi" w:hAnsiTheme="majorHAnsi" w:cstheme="majorHAnsi"/>
          <w:bCs/>
          <w:sz w:val="18"/>
          <w:szCs w:val="18"/>
        </w:rPr>
        <w:t xml:space="preserve"> DE INSTRUCCIONES</w:t>
      </w:r>
      <w:r w:rsidR="009B405D" w:rsidRPr="00C63C20">
        <w:rPr>
          <w:rFonts w:asciiTheme="majorHAnsi" w:hAnsiTheme="majorHAnsi" w:cstheme="majorHAnsi"/>
          <w:bCs/>
          <w:sz w:val="18"/>
          <w:szCs w:val="18"/>
        </w:rPr>
        <w:t xml:space="preserve">, aclarando que cualquier observación o limitación que se presente </w:t>
      </w:r>
      <w:r w:rsidR="00A907FD" w:rsidRPr="00C63C20">
        <w:rPr>
          <w:rFonts w:asciiTheme="majorHAnsi" w:hAnsiTheme="majorHAnsi" w:cstheme="majorHAnsi"/>
          <w:bCs/>
          <w:sz w:val="18"/>
          <w:szCs w:val="18"/>
        </w:rPr>
        <w:t xml:space="preserve"> para el cumplimiento de esta transferencia </w:t>
      </w:r>
      <w:r w:rsidR="009B405D" w:rsidRPr="00C63C20">
        <w:rPr>
          <w:rFonts w:asciiTheme="majorHAnsi" w:hAnsiTheme="majorHAnsi" w:cstheme="majorHAnsi"/>
          <w:bCs/>
          <w:sz w:val="18"/>
          <w:szCs w:val="18"/>
        </w:rPr>
        <w:t>será de responsabilidad absoluta de</w:t>
      </w:r>
      <w:r w:rsidR="00EC48C7" w:rsidRPr="00C63C20">
        <w:rPr>
          <w:rFonts w:asciiTheme="majorHAnsi" w:hAnsiTheme="majorHAnsi" w:cstheme="majorHAnsi"/>
          <w:bCs/>
          <w:sz w:val="18"/>
          <w:szCs w:val="18"/>
        </w:rPr>
        <w:t xml:space="preserve"> </w:t>
      </w:r>
      <w:r w:rsidR="00A907FD" w:rsidRPr="00C63C20">
        <w:rPr>
          <w:rFonts w:asciiTheme="majorHAnsi" w:hAnsiTheme="majorHAnsi" w:cstheme="majorHAnsi"/>
          <w:bCs/>
          <w:sz w:val="18"/>
          <w:szCs w:val="18"/>
        </w:rPr>
        <w:t xml:space="preserve">la parte </w:t>
      </w:r>
      <w:r w:rsidR="009B405D" w:rsidRPr="00C63C20">
        <w:rPr>
          <w:rFonts w:asciiTheme="majorHAnsi" w:hAnsiTheme="majorHAnsi" w:cstheme="majorHAnsi"/>
          <w:bCs/>
          <w:sz w:val="18"/>
          <w:szCs w:val="18"/>
        </w:rPr>
        <w:t>CONSTITUY</w:t>
      </w:r>
      <w:r w:rsidR="008A4868" w:rsidRPr="00C63C20">
        <w:rPr>
          <w:rFonts w:asciiTheme="majorHAnsi" w:hAnsiTheme="majorHAnsi" w:cstheme="majorHAnsi"/>
          <w:bCs/>
          <w:sz w:val="18"/>
          <w:szCs w:val="18"/>
        </w:rPr>
        <w:t>E</w:t>
      </w:r>
      <w:r w:rsidR="009B405D" w:rsidRPr="00C63C20">
        <w:rPr>
          <w:rFonts w:asciiTheme="majorHAnsi" w:hAnsiTheme="majorHAnsi" w:cstheme="majorHAnsi"/>
          <w:bCs/>
          <w:sz w:val="18"/>
          <w:szCs w:val="18"/>
        </w:rPr>
        <w:t xml:space="preserve">NTE </w:t>
      </w:r>
      <w:r w:rsidR="00A907FD" w:rsidRPr="00C63C20">
        <w:rPr>
          <w:rFonts w:asciiTheme="majorHAnsi" w:hAnsiTheme="majorHAnsi" w:cstheme="majorHAnsi"/>
          <w:bCs/>
          <w:sz w:val="18"/>
          <w:szCs w:val="18"/>
        </w:rPr>
        <w:t xml:space="preserve">teniendo la obligación de </w:t>
      </w:r>
      <w:r w:rsidR="009B405D" w:rsidRPr="00C63C20">
        <w:rPr>
          <w:rFonts w:asciiTheme="majorHAnsi" w:hAnsiTheme="majorHAnsi" w:cstheme="majorHAnsi"/>
          <w:bCs/>
          <w:sz w:val="18"/>
          <w:szCs w:val="18"/>
        </w:rPr>
        <w:t xml:space="preserve"> sanearla o solventarla</w:t>
      </w:r>
      <w:r w:rsidR="001B3D7B" w:rsidRPr="00C63C20">
        <w:rPr>
          <w:rFonts w:asciiTheme="majorHAnsi" w:hAnsiTheme="majorHAnsi" w:cstheme="majorHAnsi"/>
          <w:bCs/>
          <w:sz w:val="18"/>
          <w:szCs w:val="18"/>
        </w:rPr>
        <w:t xml:space="preserve">. Para el cumplimiento del </w:t>
      </w:r>
      <w:r w:rsidR="00FE5CE3" w:rsidRPr="00C63C20">
        <w:rPr>
          <w:rFonts w:asciiTheme="majorHAnsi" w:hAnsiTheme="majorHAnsi" w:cstheme="majorHAnsi"/>
          <w:bCs/>
          <w:sz w:val="18"/>
          <w:szCs w:val="18"/>
        </w:rPr>
        <w:t xml:space="preserve">objeto antes señalado </w:t>
      </w:r>
      <w:r w:rsidR="00A907FD" w:rsidRPr="00C63C20">
        <w:rPr>
          <w:rFonts w:asciiTheme="majorHAnsi" w:hAnsiTheme="majorHAnsi" w:cstheme="majorHAnsi"/>
          <w:bCs/>
          <w:sz w:val="18"/>
          <w:szCs w:val="18"/>
        </w:rPr>
        <w:t xml:space="preserve">la parte </w:t>
      </w:r>
      <w:r w:rsidR="00FE5CE3" w:rsidRPr="00C63C20">
        <w:rPr>
          <w:rFonts w:asciiTheme="majorHAnsi" w:hAnsiTheme="majorHAnsi" w:cstheme="majorHAnsi"/>
          <w:bCs/>
          <w:sz w:val="18"/>
          <w:szCs w:val="18"/>
        </w:rPr>
        <w:t>CONSTITUYENTE encarga a la FIDUCIARIA para que</w:t>
      </w:r>
      <w:r w:rsidR="009B405D" w:rsidRPr="00C63C20">
        <w:rPr>
          <w:rFonts w:asciiTheme="majorHAnsi" w:hAnsiTheme="majorHAnsi" w:cstheme="majorHAnsi"/>
          <w:bCs/>
          <w:sz w:val="18"/>
          <w:szCs w:val="18"/>
        </w:rPr>
        <w:t xml:space="preserve"> </w:t>
      </w:r>
      <w:r w:rsidRPr="00C63C20">
        <w:rPr>
          <w:rFonts w:asciiTheme="majorHAnsi" w:hAnsiTheme="majorHAnsi" w:cstheme="majorHAnsi"/>
          <w:sz w:val="18"/>
          <w:szCs w:val="18"/>
        </w:rPr>
        <w:t xml:space="preserve">ejecute las instrucciones requeridas por el </w:t>
      </w:r>
      <w:r w:rsidR="008F1ABE" w:rsidRPr="00C63C20">
        <w:rPr>
          <w:rFonts w:asciiTheme="majorHAnsi" w:hAnsiTheme="majorHAnsi" w:cstheme="majorHAnsi"/>
          <w:sz w:val="18"/>
          <w:szCs w:val="18"/>
        </w:rPr>
        <w:t xml:space="preserve">GENERADOR DE INSTRUCCIONES </w:t>
      </w:r>
      <w:r w:rsidRPr="00C63C20">
        <w:rPr>
          <w:rFonts w:asciiTheme="majorHAnsi" w:hAnsiTheme="majorHAnsi" w:cstheme="majorHAnsi"/>
          <w:sz w:val="18"/>
          <w:szCs w:val="18"/>
        </w:rPr>
        <w:t xml:space="preserve">y que constan detalladas a continuación: </w:t>
      </w:r>
    </w:p>
    <w:p w14:paraId="26773476" w14:textId="388AB7FF" w:rsidR="00EF7246" w:rsidRPr="00C63C20" w:rsidRDefault="00371629" w:rsidP="00EF7246">
      <w:pPr>
        <w:autoSpaceDE w:val="0"/>
        <w:autoSpaceDN w:val="0"/>
        <w:adjustRightInd w:val="0"/>
        <w:spacing w:before="240" w:after="240"/>
        <w:ind w:left="426" w:right="18" w:hanging="426"/>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4.1</w:t>
      </w:r>
      <w:r w:rsidR="003A088D" w:rsidRPr="00C63C20">
        <w:rPr>
          <w:rFonts w:asciiTheme="majorHAnsi" w:hAnsiTheme="majorHAnsi" w:cstheme="majorHAnsi"/>
          <w:sz w:val="18"/>
          <w:szCs w:val="18"/>
          <w:lang w:val="es-ES_tradnl"/>
        </w:rPr>
        <w:tab/>
      </w:r>
      <w:r w:rsidR="00EF7246" w:rsidRPr="00C63C20">
        <w:rPr>
          <w:rFonts w:asciiTheme="majorHAnsi" w:hAnsiTheme="majorHAnsi" w:cstheme="majorHAnsi"/>
          <w:sz w:val="18"/>
          <w:szCs w:val="18"/>
          <w:lang w:val="es-ES_tradnl"/>
        </w:rPr>
        <w:t xml:space="preserve">Notificar al GENERADOR DE INSTRUCCIONES de la constitución del presente ENCARGO y su designación como GENERADOR DE INSTRUCCIONES conforme lo establecido en la cláusula primera del presente contrato. </w:t>
      </w:r>
    </w:p>
    <w:p w14:paraId="07701F47" w14:textId="5E7C14AC" w:rsidR="00290F02" w:rsidRPr="00C63C20" w:rsidRDefault="00EF7246" w:rsidP="00290F02">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lang w:val="es-ES_tradnl"/>
        </w:rPr>
        <w:t xml:space="preserve">4.2. </w:t>
      </w:r>
      <w:r w:rsidR="00290F02" w:rsidRPr="00C63C20">
        <w:rPr>
          <w:rFonts w:asciiTheme="majorHAnsi" w:hAnsiTheme="majorHAnsi" w:cstheme="majorHAnsi"/>
          <w:sz w:val="18"/>
          <w:szCs w:val="18"/>
          <w:lang w:val="es-ES_tradnl"/>
        </w:rPr>
        <w:t xml:space="preserve">Suscribir </w:t>
      </w:r>
      <w:r w:rsidR="00290F02" w:rsidRPr="00C63C20">
        <w:rPr>
          <w:rFonts w:asciiTheme="majorHAnsi" w:hAnsiTheme="majorHAnsi" w:cstheme="majorHAnsi"/>
          <w:sz w:val="18"/>
          <w:szCs w:val="18"/>
        </w:rPr>
        <w:t>el contrato de venta del VEHICULO detallado a continuación:</w:t>
      </w:r>
    </w:p>
    <w:p w14:paraId="736CAD99" w14:textId="77777777" w:rsidR="00290F02" w:rsidRPr="00C63C20" w:rsidRDefault="00290F02" w:rsidP="00C63C20">
      <w:pPr>
        <w:ind w:left="3540" w:firstLine="708"/>
        <w:rPr>
          <w:rFonts w:asciiTheme="majorHAnsi" w:hAnsiTheme="majorHAnsi" w:cstheme="majorHAnsi"/>
          <w:sz w:val="18"/>
          <w:szCs w:val="18"/>
        </w:rPr>
      </w:pPr>
      <w:r w:rsidRPr="00C63C20">
        <w:rPr>
          <w:rFonts w:asciiTheme="majorHAnsi" w:hAnsiTheme="majorHAnsi" w:cstheme="majorHAnsi"/>
          <w:b/>
          <w:bCs/>
          <w:sz w:val="18"/>
          <w:szCs w:val="18"/>
        </w:rPr>
        <w:t xml:space="preserve">Marca:   </w:t>
      </w:r>
      <w:r w:rsidRPr="00C63C20">
        <w:rPr>
          <w:rFonts w:asciiTheme="majorHAnsi" w:hAnsiTheme="majorHAnsi" w:cstheme="majorHAnsi"/>
          <w:sz w:val="18"/>
          <w:szCs w:val="18"/>
        </w:rPr>
        <w:t>{MARCA}</w:t>
      </w:r>
    </w:p>
    <w:p w14:paraId="2B4CB960" w14:textId="77777777" w:rsidR="00290F02" w:rsidRPr="00C63C20" w:rsidRDefault="00290F02" w:rsidP="00C63C20">
      <w:pPr>
        <w:ind w:left="3540" w:firstLine="708"/>
        <w:rPr>
          <w:rFonts w:asciiTheme="majorHAnsi" w:hAnsiTheme="majorHAnsi" w:cstheme="majorHAnsi"/>
          <w:b/>
          <w:bCs/>
          <w:sz w:val="18"/>
          <w:szCs w:val="18"/>
        </w:rPr>
      </w:pPr>
      <w:r w:rsidRPr="00C63C20">
        <w:rPr>
          <w:rFonts w:asciiTheme="majorHAnsi" w:hAnsiTheme="majorHAnsi" w:cstheme="majorHAnsi"/>
          <w:b/>
          <w:bCs/>
          <w:sz w:val="18"/>
          <w:szCs w:val="18"/>
        </w:rPr>
        <w:t xml:space="preserve">Modelo: </w:t>
      </w:r>
      <w:r w:rsidRPr="00C63C20">
        <w:rPr>
          <w:rFonts w:asciiTheme="majorHAnsi" w:hAnsiTheme="majorHAnsi" w:cstheme="majorHAnsi"/>
          <w:sz w:val="18"/>
          <w:szCs w:val="18"/>
        </w:rPr>
        <w:t>{MODELO}</w:t>
      </w:r>
    </w:p>
    <w:p w14:paraId="397055D7" w14:textId="77777777" w:rsidR="00290F02" w:rsidRPr="00C63C20" w:rsidRDefault="00290F02" w:rsidP="00C63C20">
      <w:pPr>
        <w:ind w:left="3540" w:firstLine="708"/>
        <w:rPr>
          <w:rFonts w:asciiTheme="majorHAnsi" w:hAnsiTheme="majorHAnsi" w:cstheme="majorHAnsi"/>
          <w:b/>
          <w:bCs/>
          <w:sz w:val="18"/>
          <w:szCs w:val="18"/>
        </w:rPr>
      </w:pPr>
      <w:r w:rsidRPr="00C63C20">
        <w:rPr>
          <w:rFonts w:asciiTheme="majorHAnsi" w:hAnsiTheme="majorHAnsi" w:cstheme="majorHAnsi"/>
          <w:b/>
          <w:bCs/>
          <w:sz w:val="18"/>
          <w:szCs w:val="18"/>
        </w:rPr>
        <w:t xml:space="preserve">Año:        </w:t>
      </w:r>
      <w:r w:rsidRPr="00C63C20">
        <w:rPr>
          <w:rFonts w:asciiTheme="majorHAnsi" w:hAnsiTheme="majorHAnsi" w:cstheme="majorHAnsi"/>
          <w:sz w:val="18"/>
          <w:szCs w:val="18"/>
        </w:rPr>
        <w:t>{ANIO}</w:t>
      </w:r>
    </w:p>
    <w:p w14:paraId="2599FB43" w14:textId="77777777" w:rsidR="00290F02" w:rsidRPr="005F73BB" w:rsidRDefault="00290F02" w:rsidP="00C63C20">
      <w:pPr>
        <w:ind w:left="3540" w:firstLine="708"/>
        <w:rPr>
          <w:rFonts w:asciiTheme="majorHAnsi" w:hAnsiTheme="majorHAnsi" w:cstheme="majorHAnsi"/>
          <w:sz w:val="18"/>
          <w:szCs w:val="18"/>
        </w:rPr>
      </w:pPr>
      <w:r w:rsidRPr="005F73BB">
        <w:rPr>
          <w:rFonts w:asciiTheme="majorHAnsi" w:hAnsiTheme="majorHAnsi" w:cstheme="majorHAnsi"/>
          <w:b/>
          <w:bCs/>
          <w:sz w:val="18"/>
          <w:szCs w:val="18"/>
        </w:rPr>
        <w:t xml:space="preserve">Chasis: </w:t>
      </w:r>
      <w:r w:rsidRPr="005F73BB">
        <w:rPr>
          <w:rFonts w:asciiTheme="majorHAnsi" w:hAnsiTheme="majorHAnsi" w:cstheme="majorHAnsi"/>
          <w:sz w:val="18"/>
          <w:szCs w:val="18"/>
        </w:rPr>
        <w:t>{CHASIS}</w:t>
      </w:r>
    </w:p>
    <w:p w14:paraId="1F49113C" w14:textId="77777777" w:rsidR="00290F02" w:rsidRPr="005F73BB" w:rsidRDefault="00290F02" w:rsidP="00C63C20">
      <w:pPr>
        <w:ind w:left="3540" w:firstLine="708"/>
        <w:rPr>
          <w:rFonts w:asciiTheme="majorHAnsi" w:hAnsiTheme="majorHAnsi" w:cstheme="majorHAnsi"/>
          <w:b/>
          <w:bCs/>
          <w:sz w:val="18"/>
          <w:szCs w:val="18"/>
        </w:rPr>
      </w:pPr>
      <w:r w:rsidRPr="005F73BB">
        <w:rPr>
          <w:rFonts w:asciiTheme="majorHAnsi" w:hAnsiTheme="majorHAnsi" w:cstheme="majorHAnsi"/>
          <w:b/>
          <w:bCs/>
          <w:sz w:val="18"/>
          <w:szCs w:val="18"/>
        </w:rPr>
        <w:t xml:space="preserve">Motor: </w:t>
      </w:r>
      <w:r w:rsidRPr="005F73BB">
        <w:rPr>
          <w:rFonts w:asciiTheme="majorHAnsi" w:hAnsiTheme="majorHAnsi" w:cstheme="majorHAnsi"/>
          <w:sz w:val="18"/>
          <w:szCs w:val="18"/>
        </w:rPr>
        <w:t>{MOTOR}</w:t>
      </w:r>
    </w:p>
    <w:p w14:paraId="5126E0BF" w14:textId="41F53E70" w:rsidR="00290F02" w:rsidRPr="005F73BB" w:rsidRDefault="00290F02" w:rsidP="00C63C20">
      <w:pPr>
        <w:ind w:left="3540" w:firstLine="708"/>
        <w:rPr>
          <w:rFonts w:asciiTheme="majorHAnsi" w:hAnsiTheme="majorHAnsi" w:cstheme="majorHAnsi"/>
          <w:sz w:val="18"/>
          <w:szCs w:val="18"/>
        </w:rPr>
      </w:pPr>
      <w:r w:rsidRPr="005F73BB">
        <w:rPr>
          <w:rFonts w:asciiTheme="majorHAnsi" w:hAnsiTheme="majorHAnsi" w:cstheme="majorHAnsi"/>
          <w:b/>
          <w:bCs/>
          <w:sz w:val="18"/>
          <w:szCs w:val="18"/>
        </w:rPr>
        <w:t xml:space="preserve">Placa:  </w:t>
      </w:r>
      <w:r w:rsidRPr="005F73BB">
        <w:rPr>
          <w:rFonts w:asciiTheme="majorHAnsi" w:hAnsiTheme="majorHAnsi" w:cstheme="majorHAnsi"/>
          <w:sz w:val="18"/>
          <w:szCs w:val="18"/>
        </w:rPr>
        <w:t xml:space="preserve"> {PLACA_SIN_GUION}</w:t>
      </w:r>
    </w:p>
    <w:p w14:paraId="5B88D0D5" w14:textId="77777777" w:rsidR="00290F02" w:rsidRPr="005F73BB" w:rsidRDefault="00290F02" w:rsidP="00290F02">
      <w:pPr>
        <w:ind w:left="2832" w:hanging="2832"/>
        <w:jc w:val="center"/>
        <w:rPr>
          <w:rFonts w:asciiTheme="majorHAnsi" w:hAnsiTheme="majorHAnsi" w:cstheme="majorHAnsi"/>
          <w:sz w:val="18"/>
          <w:szCs w:val="18"/>
        </w:rPr>
      </w:pPr>
    </w:p>
    <w:p w14:paraId="2AC0663A" w14:textId="0227A6FF" w:rsidR="00290F02" w:rsidRPr="00C63C20" w:rsidRDefault="00290F02" w:rsidP="00290F02">
      <w:pPr>
        <w:autoSpaceDE w:val="0"/>
        <w:autoSpaceDN w:val="0"/>
        <w:adjustRightInd w:val="0"/>
        <w:spacing w:before="240" w:after="240"/>
        <w:ind w:left="705" w:right="18"/>
        <w:jc w:val="both"/>
        <w:rPr>
          <w:rFonts w:asciiTheme="majorHAnsi" w:hAnsiTheme="majorHAnsi" w:cstheme="majorHAnsi"/>
          <w:sz w:val="18"/>
          <w:szCs w:val="18"/>
        </w:rPr>
      </w:pPr>
      <w:r w:rsidRPr="00C63C20">
        <w:rPr>
          <w:rFonts w:asciiTheme="majorHAnsi" w:hAnsiTheme="majorHAnsi" w:cstheme="majorHAnsi"/>
          <w:sz w:val="18"/>
          <w:szCs w:val="18"/>
        </w:rPr>
        <w:t xml:space="preserve">Para ejecutar la venta del VEHICULO, deberá acogerse a las condiciones que instruya el </w:t>
      </w:r>
      <w:bookmarkStart w:id="5" w:name="_Hlk155887172"/>
      <w:r w:rsidRPr="00C63C20">
        <w:rPr>
          <w:rFonts w:asciiTheme="majorHAnsi" w:hAnsiTheme="majorHAnsi" w:cstheme="majorHAnsi"/>
          <w:sz w:val="18"/>
          <w:szCs w:val="18"/>
        </w:rPr>
        <w:t>GENERADOR DE INSTRUCCIONES</w:t>
      </w:r>
      <w:bookmarkEnd w:id="5"/>
      <w:r w:rsidRPr="00C63C20">
        <w:rPr>
          <w:rFonts w:asciiTheme="majorHAnsi" w:hAnsiTheme="majorHAnsi" w:cstheme="majorHAnsi"/>
          <w:sz w:val="18"/>
          <w:szCs w:val="18"/>
        </w:rPr>
        <w:t xml:space="preserve"> en virtud del contrato de intermediación suscrito entre </w:t>
      </w:r>
      <w:r w:rsidRPr="00C63C20">
        <w:rPr>
          <w:rFonts w:asciiTheme="majorHAnsi" w:hAnsiTheme="majorHAnsi" w:cstheme="majorHAnsi"/>
          <w:bCs/>
          <w:sz w:val="18"/>
          <w:szCs w:val="18"/>
        </w:rPr>
        <w:t xml:space="preserve">la parte </w:t>
      </w:r>
      <w:r w:rsidRPr="00C63C20">
        <w:rPr>
          <w:rFonts w:asciiTheme="majorHAnsi" w:hAnsiTheme="majorHAnsi" w:cstheme="majorHAnsi"/>
          <w:sz w:val="18"/>
          <w:szCs w:val="18"/>
        </w:rPr>
        <w:t xml:space="preserve">CONSTITUYENTE y el GENERADOR DE INSTRUCCIONES, en cuanto al precio, condiciones de pago y demás detalles de la transacción. Aclarando que la Fiduciaria no está facultada a recibir lo recursos producto de la transferencia de dominio siendo el GENERADOR DE INSTRUCCIONES en virtud del contrato de intermediación suscritos, el facultado a verificar la </w:t>
      </w:r>
      <w:r w:rsidR="00D80C45" w:rsidRPr="00C63C20">
        <w:rPr>
          <w:rFonts w:asciiTheme="majorHAnsi" w:hAnsiTheme="majorHAnsi" w:cstheme="majorHAnsi"/>
          <w:sz w:val="18"/>
          <w:szCs w:val="18"/>
        </w:rPr>
        <w:t>licitud</w:t>
      </w:r>
      <w:r w:rsidRPr="00C63C20">
        <w:rPr>
          <w:rFonts w:asciiTheme="majorHAnsi" w:hAnsiTheme="majorHAnsi" w:cstheme="majorHAnsi"/>
          <w:sz w:val="18"/>
          <w:szCs w:val="18"/>
        </w:rPr>
        <w:t xml:space="preserve"> de dichos recursos y dar el destino y uso de </w:t>
      </w:r>
      <w:r w:rsidR="00C63C20" w:rsidRPr="00C63C20">
        <w:rPr>
          <w:rFonts w:asciiTheme="majorHAnsi" w:hAnsiTheme="majorHAnsi" w:cstheme="majorHAnsi"/>
          <w:sz w:val="18"/>
          <w:szCs w:val="18"/>
        </w:rPr>
        <w:t>estos</w:t>
      </w:r>
      <w:r w:rsidRPr="00C63C20">
        <w:rPr>
          <w:rFonts w:asciiTheme="majorHAnsi" w:hAnsiTheme="majorHAnsi" w:cstheme="majorHAnsi"/>
          <w:sz w:val="18"/>
          <w:szCs w:val="18"/>
        </w:rPr>
        <w:t xml:space="preserve">, conforme los términos establecidos entre ambas partes.  </w:t>
      </w:r>
    </w:p>
    <w:p w14:paraId="36CE31EB" w14:textId="6AB4EE73" w:rsidR="00371629" w:rsidRPr="00C63C20" w:rsidRDefault="0021018D" w:rsidP="0066219D">
      <w:pPr>
        <w:autoSpaceDE w:val="0"/>
        <w:autoSpaceDN w:val="0"/>
        <w:adjustRightInd w:val="0"/>
        <w:spacing w:before="240" w:after="240"/>
        <w:ind w:left="705" w:right="18" w:hanging="705"/>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4.</w:t>
      </w:r>
      <w:r w:rsidR="00EF7246" w:rsidRPr="00C63C20">
        <w:rPr>
          <w:rFonts w:asciiTheme="majorHAnsi" w:hAnsiTheme="majorHAnsi" w:cstheme="majorHAnsi"/>
          <w:sz w:val="18"/>
          <w:szCs w:val="18"/>
          <w:lang w:val="es-ES_tradnl"/>
        </w:rPr>
        <w:t>3</w:t>
      </w:r>
      <w:r w:rsidRPr="00C63C20">
        <w:rPr>
          <w:rFonts w:asciiTheme="majorHAnsi" w:hAnsiTheme="majorHAnsi" w:cstheme="majorHAnsi"/>
          <w:sz w:val="18"/>
          <w:szCs w:val="18"/>
          <w:lang w:val="es-ES_tradnl"/>
        </w:rPr>
        <w:t>.</w:t>
      </w:r>
      <w:r w:rsidRPr="00C63C20">
        <w:rPr>
          <w:rFonts w:asciiTheme="majorHAnsi" w:hAnsiTheme="majorHAnsi" w:cstheme="majorHAnsi"/>
          <w:sz w:val="18"/>
          <w:szCs w:val="18"/>
          <w:lang w:val="es-ES_tradnl"/>
        </w:rPr>
        <w:tab/>
      </w:r>
      <w:r w:rsidR="00371629" w:rsidRPr="00C63C20">
        <w:rPr>
          <w:rFonts w:asciiTheme="majorHAnsi" w:hAnsiTheme="majorHAnsi" w:cstheme="majorHAnsi"/>
          <w:sz w:val="18"/>
          <w:szCs w:val="18"/>
          <w:lang w:val="es-ES_tradnl"/>
        </w:rPr>
        <w:t xml:space="preserve">Suscribir </w:t>
      </w:r>
      <w:r w:rsidR="00371629" w:rsidRPr="00C63C20">
        <w:rPr>
          <w:rFonts w:asciiTheme="majorHAnsi" w:hAnsiTheme="majorHAnsi" w:cstheme="majorHAnsi"/>
          <w:sz w:val="18"/>
          <w:szCs w:val="18"/>
        </w:rPr>
        <w:t>el acta de reconocimiento de firmas del contrato de venta del VEHICULO.</w:t>
      </w:r>
    </w:p>
    <w:p w14:paraId="1F5DD419" w14:textId="5EEE64C7" w:rsidR="00371629" w:rsidRPr="00C63C20" w:rsidRDefault="00371629"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4</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t>Suscribir los documentos públicos y privados</w:t>
      </w:r>
      <w:r w:rsidR="00445588" w:rsidRPr="00C63C20">
        <w:rPr>
          <w:rFonts w:asciiTheme="majorHAnsi" w:hAnsiTheme="majorHAnsi" w:cstheme="majorHAnsi"/>
          <w:sz w:val="18"/>
          <w:szCs w:val="18"/>
        </w:rPr>
        <w:t>, tales como formularios UAFE</w:t>
      </w:r>
      <w:r w:rsidR="00290F02" w:rsidRPr="00C63C20">
        <w:rPr>
          <w:rFonts w:asciiTheme="majorHAnsi" w:hAnsiTheme="majorHAnsi" w:cstheme="majorHAnsi"/>
          <w:sz w:val="18"/>
          <w:szCs w:val="18"/>
        </w:rPr>
        <w:t xml:space="preserve">, que se requiera para el reconocimiento de firma y </w:t>
      </w:r>
      <w:r w:rsidR="00D80C45" w:rsidRPr="00C63C20">
        <w:rPr>
          <w:rFonts w:asciiTheme="majorHAnsi" w:hAnsiTheme="majorHAnsi" w:cstheme="majorHAnsi"/>
          <w:sz w:val="18"/>
          <w:szCs w:val="18"/>
        </w:rPr>
        <w:t>rubrica, de</w:t>
      </w:r>
      <w:r w:rsidR="00290F02" w:rsidRPr="00C63C20">
        <w:rPr>
          <w:rFonts w:asciiTheme="majorHAnsi" w:hAnsiTheme="majorHAnsi" w:cstheme="majorHAnsi"/>
          <w:sz w:val="18"/>
          <w:szCs w:val="18"/>
        </w:rPr>
        <w:t xml:space="preserve"> acuerdo</w:t>
      </w:r>
      <w:r w:rsidR="00445588" w:rsidRPr="00C63C20">
        <w:rPr>
          <w:rFonts w:asciiTheme="majorHAnsi" w:hAnsiTheme="majorHAnsi" w:cstheme="majorHAnsi"/>
          <w:sz w:val="18"/>
          <w:szCs w:val="18"/>
        </w:rPr>
        <w:t xml:space="preserve"> con la información proporcionada </w:t>
      </w:r>
      <w:r w:rsidR="00290F02" w:rsidRPr="00C63C20">
        <w:rPr>
          <w:rFonts w:asciiTheme="majorHAnsi" w:hAnsiTheme="majorHAnsi" w:cstheme="majorHAnsi"/>
          <w:sz w:val="18"/>
          <w:szCs w:val="18"/>
        </w:rPr>
        <w:t xml:space="preserve">por la parte CONSTITUYENTE </w:t>
      </w:r>
      <w:r w:rsidR="00445588" w:rsidRPr="00C63C20">
        <w:rPr>
          <w:rFonts w:asciiTheme="majorHAnsi" w:hAnsiTheme="majorHAnsi" w:cstheme="majorHAnsi"/>
          <w:sz w:val="18"/>
          <w:szCs w:val="18"/>
        </w:rPr>
        <w:t xml:space="preserve">a la </w:t>
      </w:r>
      <w:r w:rsidR="00D80C45" w:rsidRPr="00C63C20">
        <w:rPr>
          <w:rFonts w:asciiTheme="majorHAnsi" w:hAnsiTheme="majorHAnsi" w:cstheme="majorHAnsi"/>
          <w:sz w:val="18"/>
          <w:szCs w:val="18"/>
        </w:rPr>
        <w:t>FIDUCIARIA.</w:t>
      </w:r>
    </w:p>
    <w:p w14:paraId="6D9E80BF" w14:textId="73BD791C" w:rsidR="00371629" w:rsidRPr="00C63C20" w:rsidRDefault="00371629"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lastRenderedPageBreak/>
        <w:t>4.</w:t>
      </w:r>
      <w:r w:rsidR="00EF7246" w:rsidRPr="00C63C20">
        <w:rPr>
          <w:rFonts w:asciiTheme="majorHAnsi" w:hAnsiTheme="majorHAnsi" w:cstheme="majorHAnsi"/>
          <w:sz w:val="18"/>
          <w:szCs w:val="18"/>
        </w:rPr>
        <w:t>5</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r>
      <w:r w:rsidR="001F3389" w:rsidRPr="00C63C20">
        <w:rPr>
          <w:rFonts w:asciiTheme="majorHAnsi" w:hAnsiTheme="majorHAnsi" w:cstheme="majorHAnsi"/>
          <w:sz w:val="18"/>
          <w:szCs w:val="18"/>
        </w:rPr>
        <w:t>Por instrucción del GENERADOR DE INSTRUCCIONES, s</w:t>
      </w:r>
      <w:r w:rsidRPr="00C63C20">
        <w:rPr>
          <w:rFonts w:asciiTheme="majorHAnsi" w:hAnsiTheme="majorHAnsi" w:cstheme="majorHAnsi"/>
          <w:sz w:val="18"/>
          <w:szCs w:val="18"/>
        </w:rPr>
        <w:t xml:space="preserve">olicitar la actualización de propietario del VEHICULO en la ANT y demás instituciones públicas correspondientes. </w:t>
      </w:r>
    </w:p>
    <w:p w14:paraId="2D62480A" w14:textId="506BF759" w:rsidR="009F0E2B" w:rsidRPr="00C63C20" w:rsidRDefault="009F0E2B"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6</w:t>
      </w:r>
      <w:r w:rsidRPr="00C63C20">
        <w:rPr>
          <w:rFonts w:asciiTheme="majorHAnsi" w:hAnsiTheme="majorHAnsi" w:cstheme="majorHAnsi"/>
          <w:sz w:val="18"/>
          <w:szCs w:val="18"/>
        </w:rPr>
        <w:t>.</w:t>
      </w:r>
      <w:r w:rsidRPr="00C63C20">
        <w:rPr>
          <w:rFonts w:asciiTheme="majorHAnsi" w:hAnsiTheme="majorHAnsi" w:cstheme="majorHAnsi"/>
          <w:sz w:val="18"/>
          <w:szCs w:val="18"/>
        </w:rPr>
        <w:tab/>
      </w:r>
      <w:r w:rsidR="000A1651" w:rsidRPr="00C63C20">
        <w:rPr>
          <w:rFonts w:asciiTheme="majorHAnsi" w:hAnsiTheme="majorHAnsi" w:cstheme="majorHAnsi"/>
          <w:sz w:val="18"/>
          <w:szCs w:val="18"/>
        </w:rPr>
        <w:t>Por instrucción del GENERADOR DE INSTRUCCIONES, s</w:t>
      </w:r>
      <w:r w:rsidR="0019640D" w:rsidRPr="00C63C20">
        <w:rPr>
          <w:rFonts w:asciiTheme="majorHAnsi" w:hAnsiTheme="majorHAnsi" w:cstheme="majorHAnsi"/>
          <w:sz w:val="18"/>
          <w:szCs w:val="18"/>
        </w:rPr>
        <w:t xml:space="preserve">olicitar ante la ANT y demás instituciones públicas correspondientes, el traspaso de multas, bloqueos, desbloqueos y demás obligaciones que pesen sobre el VEHICULO, siempre y cuando medie la instrucción del </w:t>
      </w:r>
      <w:r w:rsidR="00586679" w:rsidRPr="00C63C20">
        <w:rPr>
          <w:rFonts w:asciiTheme="majorHAnsi" w:hAnsiTheme="majorHAnsi" w:cstheme="majorHAnsi"/>
          <w:sz w:val="18"/>
          <w:szCs w:val="18"/>
        </w:rPr>
        <w:t>GENERADOR DE INSTRUCCIONES</w:t>
      </w:r>
      <w:r w:rsidR="000F3C89" w:rsidRPr="00C63C20">
        <w:rPr>
          <w:rFonts w:asciiTheme="majorHAnsi" w:hAnsiTheme="majorHAnsi" w:cstheme="majorHAnsi"/>
          <w:sz w:val="18"/>
          <w:szCs w:val="18"/>
        </w:rPr>
        <w:t xml:space="preserve">. </w:t>
      </w:r>
    </w:p>
    <w:p w14:paraId="39E0776F" w14:textId="51605A65" w:rsidR="00371629" w:rsidRPr="00C63C20" w:rsidRDefault="00371629"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7</w:t>
      </w:r>
      <w:r w:rsidRPr="00C63C20">
        <w:rPr>
          <w:rFonts w:asciiTheme="majorHAnsi" w:hAnsiTheme="majorHAnsi" w:cstheme="majorHAnsi"/>
          <w:sz w:val="18"/>
          <w:szCs w:val="18"/>
        </w:rPr>
        <w:t>.</w:t>
      </w:r>
      <w:r w:rsidRPr="00C63C20">
        <w:rPr>
          <w:rFonts w:asciiTheme="majorHAnsi" w:hAnsiTheme="majorHAnsi" w:cstheme="majorHAnsi"/>
          <w:sz w:val="18"/>
          <w:szCs w:val="18"/>
        </w:rPr>
        <w:tab/>
      </w:r>
      <w:r w:rsidRPr="00C63C20">
        <w:rPr>
          <w:rFonts w:asciiTheme="majorHAnsi" w:hAnsiTheme="majorHAnsi" w:cstheme="majorHAnsi"/>
          <w:sz w:val="18"/>
          <w:szCs w:val="18"/>
        </w:rPr>
        <w:tab/>
      </w:r>
      <w:r w:rsidR="00952FAF" w:rsidRPr="00C63C20">
        <w:rPr>
          <w:rFonts w:asciiTheme="majorHAnsi" w:hAnsiTheme="majorHAnsi" w:cstheme="majorHAnsi"/>
          <w:sz w:val="18"/>
          <w:szCs w:val="18"/>
        </w:rPr>
        <w:t>Una vez que se haya cumplido con las instrucciones dadas en el numeral 4.</w:t>
      </w:r>
      <w:r w:rsidR="00290F02" w:rsidRPr="00C63C20">
        <w:rPr>
          <w:rFonts w:asciiTheme="majorHAnsi" w:hAnsiTheme="majorHAnsi" w:cstheme="majorHAnsi"/>
          <w:sz w:val="18"/>
          <w:szCs w:val="18"/>
        </w:rPr>
        <w:t>2</w:t>
      </w:r>
      <w:r w:rsidR="00952FAF" w:rsidRPr="00C63C20">
        <w:rPr>
          <w:rFonts w:asciiTheme="majorHAnsi" w:hAnsiTheme="majorHAnsi" w:cstheme="majorHAnsi"/>
          <w:sz w:val="18"/>
          <w:szCs w:val="18"/>
        </w:rPr>
        <w:t xml:space="preserve"> y 4.</w:t>
      </w:r>
      <w:r w:rsidR="00290F02" w:rsidRPr="00C63C20">
        <w:rPr>
          <w:rFonts w:asciiTheme="majorHAnsi" w:hAnsiTheme="majorHAnsi" w:cstheme="majorHAnsi"/>
          <w:sz w:val="18"/>
          <w:szCs w:val="18"/>
        </w:rPr>
        <w:t>3</w:t>
      </w:r>
      <w:r w:rsidR="00952FAF" w:rsidRPr="00C63C20">
        <w:rPr>
          <w:rFonts w:asciiTheme="majorHAnsi" w:hAnsiTheme="majorHAnsi" w:cstheme="majorHAnsi"/>
          <w:sz w:val="18"/>
          <w:szCs w:val="18"/>
        </w:rPr>
        <w:t>, notificar a</w:t>
      </w:r>
      <w:r w:rsidR="00290F02" w:rsidRPr="00C63C20">
        <w:rPr>
          <w:rFonts w:asciiTheme="majorHAnsi" w:hAnsiTheme="majorHAnsi" w:cstheme="majorHAnsi"/>
          <w:sz w:val="18"/>
          <w:szCs w:val="18"/>
        </w:rPr>
        <w:t xml:space="preserve"> </w:t>
      </w:r>
      <w:r w:rsidR="00952FAF" w:rsidRPr="00C63C20">
        <w:rPr>
          <w:rFonts w:asciiTheme="majorHAnsi" w:hAnsiTheme="majorHAnsi" w:cstheme="majorHAnsi"/>
          <w:sz w:val="18"/>
          <w:szCs w:val="18"/>
        </w:rPr>
        <w:t>l</w:t>
      </w:r>
      <w:r w:rsidR="00290F02" w:rsidRPr="00C63C20">
        <w:rPr>
          <w:rFonts w:asciiTheme="majorHAnsi" w:hAnsiTheme="majorHAnsi" w:cstheme="majorHAnsi"/>
          <w:sz w:val="18"/>
          <w:szCs w:val="18"/>
        </w:rPr>
        <w:t>a parte</w:t>
      </w:r>
      <w:r w:rsidR="00952FAF" w:rsidRPr="00C63C20">
        <w:rPr>
          <w:rFonts w:asciiTheme="majorHAnsi" w:hAnsiTheme="majorHAnsi" w:cstheme="majorHAnsi"/>
          <w:sz w:val="18"/>
          <w:szCs w:val="18"/>
        </w:rPr>
        <w:t xml:space="preserve"> Constituyente </w:t>
      </w:r>
      <w:r w:rsidR="00290F02" w:rsidRPr="00C63C20">
        <w:rPr>
          <w:rFonts w:asciiTheme="majorHAnsi" w:hAnsiTheme="majorHAnsi" w:cstheme="majorHAnsi"/>
          <w:sz w:val="18"/>
          <w:szCs w:val="18"/>
        </w:rPr>
        <w:t xml:space="preserve">mediante la entrega de la rendición final de cuenta, </w:t>
      </w:r>
      <w:r w:rsidR="00952FAF" w:rsidRPr="00C63C20">
        <w:rPr>
          <w:rFonts w:asciiTheme="majorHAnsi" w:hAnsiTheme="majorHAnsi" w:cstheme="majorHAnsi"/>
          <w:sz w:val="18"/>
          <w:szCs w:val="18"/>
        </w:rPr>
        <w:t>a la dirección de correo electrónico registrada en el presente contrato, sobre el cumplimiento de</w:t>
      </w:r>
      <w:r w:rsidR="00290F02" w:rsidRPr="00C63C20">
        <w:rPr>
          <w:rFonts w:asciiTheme="majorHAnsi" w:hAnsiTheme="majorHAnsi" w:cstheme="majorHAnsi"/>
          <w:sz w:val="18"/>
          <w:szCs w:val="18"/>
        </w:rPr>
        <w:t xml:space="preserve"> dichas </w:t>
      </w:r>
      <w:r w:rsidR="00952FAF" w:rsidRPr="00C63C20">
        <w:rPr>
          <w:rFonts w:asciiTheme="majorHAnsi" w:hAnsiTheme="majorHAnsi" w:cstheme="majorHAnsi"/>
          <w:sz w:val="18"/>
          <w:szCs w:val="18"/>
        </w:rPr>
        <w:t>instrucciones</w:t>
      </w:r>
      <w:r w:rsidRPr="00C63C20">
        <w:rPr>
          <w:rFonts w:asciiTheme="majorHAnsi" w:hAnsiTheme="majorHAnsi" w:cstheme="majorHAnsi"/>
          <w:sz w:val="18"/>
          <w:szCs w:val="18"/>
        </w:rPr>
        <w:t xml:space="preserve">. </w:t>
      </w:r>
    </w:p>
    <w:p w14:paraId="73529FC8" w14:textId="497041B5" w:rsidR="00371629" w:rsidRPr="00C63C20" w:rsidRDefault="00371629"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8</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t>Proceder con la liquidación del ENCARGO una vez que haya pasado</w:t>
      </w:r>
      <w:r w:rsidR="00290F02" w:rsidRPr="00C63C20">
        <w:rPr>
          <w:rFonts w:asciiTheme="majorHAnsi" w:hAnsiTheme="majorHAnsi" w:cstheme="majorHAnsi"/>
          <w:sz w:val="18"/>
          <w:szCs w:val="18"/>
        </w:rPr>
        <w:t xml:space="preserve"> tres meses posteriores a la suscrición del contrato de </w:t>
      </w:r>
      <w:r w:rsidRPr="00C63C20">
        <w:rPr>
          <w:rFonts w:asciiTheme="majorHAnsi" w:hAnsiTheme="majorHAnsi" w:cstheme="majorHAnsi"/>
          <w:sz w:val="18"/>
          <w:szCs w:val="18"/>
        </w:rPr>
        <w:t xml:space="preserve">venta del VEHICULO. </w:t>
      </w:r>
    </w:p>
    <w:p w14:paraId="2C686E66" w14:textId="6EFB9FAF" w:rsidR="00CB1FF7" w:rsidRPr="00C63C20" w:rsidRDefault="00457774" w:rsidP="0037162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9</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r>
      <w:r w:rsidR="00CB1FF7" w:rsidRPr="00C63C20">
        <w:rPr>
          <w:rFonts w:asciiTheme="majorHAnsi" w:hAnsiTheme="majorHAnsi" w:cstheme="majorHAnsi"/>
          <w:sz w:val="18"/>
          <w:szCs w:val="18"/>
        </w:rPr>
        <w:t>En virtud de las instrucciones antes señaladas</w:t>
      </w:r>
      <w:r w:rsidRPr="00C63C20">
        <w:rPr>
          <w:rFonts w:asciiTheme="majorHAnsi" w:hAnsiTheme="majorHAnsi" w:cstheme="majorHAnsi"/>
          <w:sz w:val="18"/>
          <w:szCs w:val="18"/>
        </w:rPr>
        <w:t>,</w:t>
      </w:r>
      <w:r w:rsidR="00CB1FF7" w:rsidRPr="00C63C20">
        <w:rPr>
          <w:rFonts w:asciiTheme="majorHAnsi" w:hAnsiTheme="majorHAnsi" w:cstheme="majorHAnsi"/>
          <w:sz w:val="18"/>
          <w:szCs w:val="18"/>
        </w:rPr>
        <w:t xml:space="preserve"> </w:t>
      </w:r>
      <w:r w:rsidRPr="00C63C20">
        <w:rPr>
          <w:rFonts w:asciiTheme="majorHAnsi" w:hAnsiTheme="majorHAnsi" w:cstheme="majorHAnsi"/>
          <w:sz w:val="18"/>
          <w:szCs w:val="18"/>
        </w:rPr>
        <w:t>l</w:t>
      </w:r>
      <w:r w:rsidR="00CB1FF7" w:rsidRPr="00C63C20">
        <w:rPr>
          <w:rFonts w:asciiTheme="majorHAnsi" w:hAnsiTheme="majorHAnsi" w:cstheme="majorHAnsi"/>
          <w:sz w:val="18"/>
          <w:szCs w:val="18"/>
        </w:rPr>
        <w:t xml:space="preserve">a FIDUCIARIA tiene poder </w:t>
      </w:r>
      <w:r w:rsidRPr="00C63C20">
        <w:rPr>
          <w:rFonts w:asciiTheme="majorHAnsi" w:hAnsiTheme="majorHAnsi" w:cstheme="majorHAnsi"/>
          <w:sz w:val="18"/>
          <w:szCs w:val="18"/>
        </w:rPr>
        <w:t xml:space="preserve">amplio y suficiente </w:t>
      </w:r>
      <w:r w:rsidR="00CB1FF7" w:rsidRPr="00C63C20">
        <w:rPr>
          <w:rFonts w:asciiTheme="majorHAnsi" w:hAnsiTheme="majorHAnsi" w:cstheme="majorHAnsi"/>
          <w:sz w:val="18"/>
          <w:szCs w:val="18"/>
        </w:rPr>
        <w:t xml:space="preserve">para comparecer ante Notarias Públicas, registros públicos y ante cualquier entidad pública o privada que se requiera para el perfeccionamiento de los contratos de compra o venta y por ende la transferencia de dominio del VEHICULO. </w:t>
      </w:r>
    </w:p>
    <w:p w14:paraId="2E1B0E48" w14:textId="54E1E75A" w:rsidR="00514D3C" w:rsidRPr="00C63C20" w:rsidRDefault="006B2306" w:rsidP="00920219">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w:t>
      </w:r>
      <w:r w:rsidR="00EF7246" w:rsidRPr="00C63C20">
        <w:rPr>
          <w:rFonts w:asciiTheme="majorHAnsi" w:hAnsiTheme="majorHAnsi" w:cstheme="majorHAnsi"/>
          <w:sz w:val="18"/>
          <w:szCs w:val="18"/>
        </w:rPr>
        <w:t>10</w:t>
      </w:r>
      <w:r w:rsidR="0021018D" w:rsidRPr="00C63C20">
        <w:rPr>
          <w:rFonts w:asciiTheme="majorHAnsi" w:hAnsiTheme="majorHAnsi" w:cstheme="majorHAnsi"/>
          <w:sz w:val="18"/>
          <w:szCs w:val="18"/>
        </w:rPr>
        <w:t>.</w:t>
      </w:r>
      <w:r w:rsidRPr="00C63C20">
        <w:rPr>
          <w:rFonts w:asciiTheme="majorHAnsi" w:hAnsiTheme="majorHAnsi" w:cstheme="majorHAnsi"/>
          <w:sz w:val="18"/>
          <w:szCs w:val="18"/>
        </w:rPr>
        <w:t xml:space="preserve"> </w:t>
      </w:r>
      <w:r w:rsidRPr="00C63C20">
        <w:rPr>
          <w:rFonts w:asciiTheme="majorHAnsi" w:hAnsiTheme="majorHAnsi" w:cstheme="majorHAnsi"/>
          <w:sz w:val="18"/>
          <w:szCs w:val="18"/>
        </w:rPr>
        <w:tab/>
      </w:r>
      <w:r w:rsidR="00CE5556" w:rsidRPr="00C63C20">
        <w:rPr>
          <w:rFonts w:asciiTheme="majorHAnsi" w:hAnsiTheme="majorHAnsi" w:cstheme="majorHAnsi"/>
          <w:sz w:val="18"/>
          <w:szCs w:val="18"/>
        </w:rPr>
        <w:t xml:space="preserve">En el caso </w:t>
      </w:r>
      <w:r w:rsidR="00866704" w:rsidRPr="00C63C20">
        <w:rPr>
          <w:rFonts w:asciiTheme="majorHAnsi" w:hAnsiTheme="majorHAnsi" w:cstheme="majorHAnsi"/>
          <w:sz w:val="18"/>
          <w:szCs w:val="18"/>
        </w:rPr>
        <w:t>específico</w:t>
      </w:r>
      <w:r w:rsidR="00CE5556" w:rsidRPr="00C63C20">
        <w:rPr>
          <w:rFonts w:asciiTheme="majorHAnsi" w:hAnsiTheme="majorHAnsi" w:cstheme="majorHAnsi"/>
          <w:sz w:val="18"/>
          <w:szCs w:val="18"/>
        </w:rPr>
        <w:t xml:space="preserve"> de que el VEH</w:t>
      </w:r>
      <w:r w:rsidR="009A0899" w:rsidRPr="00C63C20">
        <w:rPr>
          <w:rFonts w:asciiTheme="majorHAnsi" w:hAnsiTheme="majorHAnsi" w:cstheme="majorHAnsi"/>
          <w:sz w:val="18"/>
          <w:szCs w:val="18"/>
        </w:rPr>
        <w:t>IC</w:t>
      </w:r>
      <w:r w:rsidR="00CE5556" w:rsidRPr="00C63C20">
        <w:rPr>
          <w:rFonts w:asciiTheme="majorHAnsi" w:hAnsiTheme="majorHAnsi" w:cstheme="majorHAnsi"/>
          <w:sz w:val="18"/>
          <w:szCs w:val="18"/>
        </w:rPr>
        <w:t>ULO</w:t>
      </w:r>
      <w:r w:rsidR="009A0899" w:rsidRPr="00C63C20">
        <w:rPr>
          <w:rFonts w:asciiTheme="majorHAnsi" w:hAnsiTheme="majorHAnsi" w:cstheme="majorHAnsi"/>
          <w:sz w:val="18"/>
          <w:szCs w:val="18"/>
        </w:rPr>
        <w:t xml:space="preserve"> </w:t>
      </w:r>
      <w:r w:rsidR="00CE5556" w:rsidRPr="00C63C20">
        <w:rPr>
          <w:rFonts w:asciiTheme="majorHAnsi" w:hAnsiTheme="majorHAnsi" w:cstheme="majorHAnsi"/>
          <w:sz w:val="18"/>
          <w:szCs w:val="18"/>
        </w:rPr>
        <w:t>se encuentre prendado o sujeto a algún gravamen, el</w:t>
      </w:r>
      <w:r w:rsidR="004D7988" w:rsidRPr="00C63C20">
        <w:rPr>
          <w:rFonts w:asciiTheme="majorHAnsi" w:hAnsiTheme="majorHAnsi" w:cstheme="majorHAnsi"/>
          <w:sz w:val="18"/>
          <w:szCs w:val="18"/>
        </w:rPr>
        <w:t>/la</w:t>
      </w:r>
      <w:r w:rsidR="00CE5556" w:rsidRPr="00C63C20">
        <w:rPr>
          <w:rFonts w:asciiTheme="majorHAnsi" w:hAnsiTheme="majorHAnsi" w:cstheme="majorHAnsi"/>
          <w:sz w:val="18"/>
          <w:szCs w:val="18"/>
        </w:rPr>
        <w:t xml:space="preserve"> CONSTITUYENTE autoriza a la FIDUCIARIA a suscribir todos los actos o documentos necesarios para levantar y cancelar tales prendas, limitaciones de dominio, gravámenes o prohibiciones enajenar, sin perjuicio de que en última instancia e</w:t>
      </w:r>
      <w:r w:rsidR="005A7A76" w:rsidRPr="00C63C20">
        <w:rPr>
          <w:rFonts w:asciiTheme="majorHAnsi" w:hAnsiTheme="majorHAnsi" w:cstheme="majorHAnsi"/>
          <w:sz w:val="18"/>
          <w:szCs w:val="18"/>
        </w:rPr>
        <w:t>s</w:t>
      </w:r>
      <w:r w:rsidR="00CE5556" w:rsidRPr="00C63C20">
        <w:rPr>
          <w:rFonts w:asciiTheme="majorHAnsi" w:hAnsiTheme="majorHAnsi" w:cstheme="majorHAnsi"/>
          <w:sz w:val="18"/>
          <w:szCs w:val="18"/>
        </w:rPr>
        <w:t xml:space="preserve"> </w:t>
      </w:r>
      <w:r w:rsidR="005A7A76" w:rsidRPr="00C63C20">
        <w:rPr>
          <w:rFonts w:asciiTheme="majorHAnsi" w:hAnsiTheme="majorHAnsi" w:cstheme="majorHAnsi"/>
          <w:sz w:val="18"/>
          <w:szCs w:val="18"/>
        </w:rPr>
        <w:t>responsabilidad</w:t>
      </w:r>
      <w:r w:rsidR="00CE5556" w:rsidRPr="00C63C20">
        <w:rPr>
          <w:rFonts w:asciiTheme="majorHAnsi" w:hAnsiTheme="majorHAnsi" w:cstheme="majorHAnsi"/>
          <w:sz w:val="18"/>
          <w:szCs w:val="18"/>
        </w:rPr>
        <w:t xml:space="preserve"> directa de</w:t>
      </w:r>
      <w:r w:rsidR="004D7988" w:rsidRPr="00C63C20">
        <w:rPr>
          <w:rFonts w:asciiTheme="majorHAnsi" w:hAnsiTheme="majorHAnsi" w:cstheme="majorHAnsi"/>
          <w:sz w:val="18"/>
          <w:szCs w:val="18"/>
        </w:rPr>
        <w:t xml:space="preserve"> e</w:t>
      </w:r>
      <w:r w:rsidR="00CE5556" w:rsidRPr="00C63C20">
        <w:rPr>
          <w:rFonts w:asciiTheme="majorHAnsi" w:hAnsiTheme="majorHAnsi" w:cstheme="majorHAnsi"/>
          <w:sz w:val="18"/>
          <w:szCs w:val="18"/>
        </w:rPr>
        <w:t>l</w:t>
      </w:r>
      <w:r w:rsidR="004D7988" w:rsidRPr="00C63C20">
        <w:rPr>
          <w:rFonts w:asciiTheme="majorHAnsi" w:hAnsiTheme="majorHAnsi" w:cstheme="majorHAnsi"/>
          <w:sz w:val="18"/>
          <w:szCs w:val="18"/>
        </w:rPr>
        <w:t>/la</w:t>
      </w:r>
      <w:r w:rsidR="00CE5556" w:rsidRPr="00C63C20">
        <w:rPr>
          <w:rFonts w:asciiTheme="majorHAnsi" w:hAnsiTheme="majorHAnsi" w:cstheme="majorHAnsi"/>
          <w:sz w:val="18"/>
          <w:szCs w:val="18"/>
        </w:rPr>
        <w:t xml:space="preserve"> CONSTITUYENTE entregar y sanear cualquier limitación que </w:t>
      </w:r>
      <w:r w:rsidR="005A7A76" w:rsidRPr="00C63C20">
        <w:rPr>
          <w:rFonts w:asciiTheme="majorHAnsi" w:hAnsiTheme="majorHAnsi" w:cstheme="majorHAnsi"/>
          <w:sz w:val="18"/>
          <w:szCs w:val="18"/>
        </w:rPr>
        <w:t>posee</w:t>
      </w:r>
      <w:r w:rsidR="00CE5556" w:rsidRPr="00C63C20">
        <w:rPr>
          <w:rFonts w:asciiTheme="majorHAnsi" w:hAnsiTheme="majorHAnsi" w:cstheme="majorHAnsi"/>
          <w:sz w:val="18"/>
          <w:szCs w:val="18"/>
        </w:rPr>
        <w:t xml:space="preserve"> sobre el VEHICULO previa su comercialización. </w:t>
      </w:r>
    </w:p>
    <w:p w14:paraId="20859FE7" w14:textId="22CD3187" w:rsidR="00371629" w:rsidRPr="00C63C20" w:rsidRDefault="00866704" w:rsidP="00866704">
      <w:pPr>
        <w:autoSpaceDE w:val="0"/>
        <w:autoSpaceDN w:val="0"/>
        <w:adjustRightInd w:val="0"/>
        <w:spacing w:before="240" w:after="240"/>
        <w:ind w:left="705" w:right="18" w:hanging="705"/>
        <w:jc w:val="both"/>
        <w:rPr>
          <w:rFonts w:asciiTheme="majorHAnsi" w:hAnsiTheme="majorHAnsi" w:cstheme="majorHAnsi"/>
          <w:sz w:val="18"/>
          <w:szCs w:val="18"/>
        </w:rPr>
      </w:pPr>
      <w:r w:rsidRPr="00C63C20">
        <w:rPr>
          <w:rFonts w:asciiTheme="majorHAnsi" w:hAnsiTheme="majorHAnsi" w:cstheme="majorHAnsi"/>
          <w:sz w:val="18"/>
          <w:szCs w:val="18"/>
        </w:rPr>
        <w:t>4.1</w:t>
      </w:r>
      <w:r w:rsidR="00EF7246" w:rsidRPr="00C63C20">
        <w:rPr>
          <w:rFonts w:asciiTheme="majorHAnsi" w:hAnsiTheme="majorHAnsi" w:cstheme="majorHAnsi"/>
          <w:sz w:val="18"/>
          <w:szCs w:val="18"/>
        </w:rPr>
        <w:t>1</w:t>
      </w:r>
      <w:r w:rsidR="0021018D" w:rsidRPr="00C63C20">
        <w:rPr>
          <w:rFonts w:asciiTheme="majorHAnsi" w:hAnsiTheme="majorHAnsi" w:cstheme="majorHAnsi"/>
          <w:sz w:val="18"/>
          <w:szCs w:val="18"/>
        </w:rPr>
        <w:t>.</w:t>
      </w:r>
      <w:r w:rsidRPr="00C63C20">
        <w:rPr>
          <w:rFonts w:asciiTheme="majorHAnsi" w:hAnsiTheme="majorHAnsi" w:cstheme="majorHAnsi"/>
          <w:sz w:val="18"/>
          <w:szCs w:val="18"/>
        </w:rPr>
        <w:tab/>
      </w:r>
      <w:r w:rsidR="00371629" w:rsidRPr="00C63C20">
        <w:rPr>
          <w:rFonts w:asciiTheme="majorHAnsi" w:hAnsiTheme="majorHAnsi" w:cstheme="majorHAnsi"/>
          <w:sz w:val="18"/>
          <w:szCs w:val="18"/>
        </w:rPr>
        <w:tab/>
        <w:t>Las demás establecidas en el presente instrumento y en la Ley.</w:t>
      </w:r>
    </w:p>
    <w:p w14:paraId="4B346FD1" w14:textId="1FCC5D2E" w:rsidR="00B57F07" w:rsidRPr="00C63C20" w:rsidRDefault="00B57F07" w:rsidP="00371629">
      <w:pPr>
        <w:autoSpaceDE w:val="0"/>
        <w:autoSpaceDN w:val="0"/>
        <w:adjustRightInd w:val="0"/>
        <w:spacing w:before="240" w:after="240"/>
        <w:ind w:right="18"/>
        <w:jc w:val="both"/>
        <w:rPr>
          <w:rFonts w:asciiTheme="majorHAnsi" w:hAnsiTheme="majorHAnsi" w:cstheme="majorHAnsi"/>
          <w:b/>
          <w:spacing w:val="-3"/>
          <w:sz w:val="18"/>
          <w:szCs w:val="18"/>
          <w:lang w:val="es-ES_tradnl"/>
        </w:rPr>
      </w:pPr>
      <w:r w:rsidRPr="00C63C20">
        <w:rPr>
          <w:rFonts w:asciiTheme="majorHAnsi" w:hAnsiTheme="majorHAnsi" w:cstheme="majorHAnsi"/>
          <w:b/>
          <w:sz w:val="18"/>
          <w:szCs w:val="18"/>
        </w:rPr>
        <w:t xml:space="preserve">CLÁUSULA </w:t>
      </w:r>
      <w:r w:rsidR="00C63C20" w:rsidRPr="00C63C20">
        <w:rPr>
          <w:rFonts w:asciiTheme="majorHAnsi" w:hAnsiTheme="majorHAnsi" w:cstheme="majorHAnsi"/>
          <w:b/>
          <w:sz w:val="18"/>
          <w:szCs w:val="18"/>
        </w:rPr>
        <w:t>QUINTA. -</w:t>
      </w:r>
      <w:r w:rsidRPr="00C63C20">
        <w:rPr>
          <w:rFonts w:asciiTheme="majorHAnsi" w:hAnsiTheme="majorHAnsi" w:cstheme="majorHAnsi"/>
          <w:b/>
          <w:sz w:val="18"/>
          <w:szCs w:val="18"/>
        </w:rPr>
        <w:t xml:space="preserve"> D</w:t>
      </w:r>
      <w:r w:rsidRPr="00C63C20">
        <w:rPr>
          <w:rFonts w:asciiTheme="majorHAnsi" w:hAnsiTheme="majorHAnsi" w:cstheme="majorHAnsi"/>
          <w:b/>
          <w:spacing w:val="-3"/>
          <w:sz w:val="18"/>
          <w:szCs w:val="18"/>
          <w:lang w:val="es-ES_tradnl"/>
        </w:rPr>
        <w:t>ERECHOS Y OBLIGACIONES DE LA FIDUCIARIA:</w:t>
      </w:r>
    </w:p>
    <w:p w14:paraId="7F03E5B3" w14:textId="6ABB183F" w:rsidR="003C602E" w:rsidRPr="00C63C20" w:rsidRDefault="00514885" w:rsidP="003C602E">
      <w:pPr>
        <w:autoSpaceDE w:val="0"/>
        <w:autoSpaceDN w:val="0"/>
        <w:adjustRightInd w:val="0"/>
        <w:ind w:right="18"/>
        <w:jc w:val="both"/>
        <w:rPr>
          <w:rFonts w:asciiTheme="majorHAnsi" w:hAnsiTheme="majorHAnsi" w:cstheme="majorHAnsi"/>
          <w:bCs/>
          <w:spacing w:val="-3"/>
          <w:sz w:val="18"/>
          <w:szCs w:val="18"/>
          <w:u w:val="single"/>
          <w:lang w:val="es-ES_tradnl"/>
        </w:rPr>
      </w:pPr>
      <w:r w:rsidRPr="00C63C20">
        <w:rPr>
          <w:rFonts w:asciiTheme="majorHAnsi" w:hAnsiTheme="majorHAnsi" w:cstheme="majorHAnsi"/>
          <w:b/>
          <w:spacing w:val="-3"/>
          <w:sz w:val="18"/>
          <w:szCs w:val="18"/>
          <w:lang w:val="es-ES_tradnl"/>
        </w:rPr>
        <w:t>5.1</w:t>
      </w:r>
      <w:r w:rsidRPr="00C63C20">
        <w:rPr>
          <w:rFonts w:asciiTheme="majorHAnsi" w:hAnsiTheme="majorHAnsi" w:cstheme="majorHAnsi"/>
          <w:bCs/>
          <w:spacing w:val="-3"/>
          <w:sz w:val="18"/>
          <w:szCs w:val="18"/>
          <w:lang w:val="es-ES_tradnl"/>
        </w:rPr>
        <w:t xml:space="preserve"> </w:t>
      </w:r>
      <w:r w:rsidRPr="00C63C20">
        <w:rPr>
          <w:rFonts w:asciiTheme="majorHAnsi" w:hAnsiTheme="majorHAnsi" w:cstheme="majorHAnsi"/>
          <w:bCs/>
          <w:spacing w:val="-3"/>
          <w:sz w:val="18"/>
          <w:szCs w:val="18"/>
          <w:lang w:val="es-ES_tradnl"/>
        </w:rPr>
        <w:tab/>
      </w:r>
      <w:r w:rsidRPr="00C63C20">
        <w:rPr>
          <w:rFonts w:asciiTheme="majorHAnsi" w:hAnsiTheme="majorHAnsi" w:cstheme="majorHAnsi"/>
          <w:bCs/>
          <w:spacing w:val="-3"/>
          <w:sz w:val="18"/>
          <w:szCs w:val="18"/>
          <w:u w:val="single"/>
          <w:lang w:val="es-ES_tradnl"/>
        </w:rPr>
        <w:t>Constituyen derechos de la FIDUCIARIA los siguientes:</w:t>
      </w:r>
    </w:p>
    <w:p w14:paraId="4DFF417E" w14:textId="77777777" w:rsidR="00A377B5" w:rsidRPr="00C63C20" w:rsidRDefault="00A377B5" w:rsidP="003C602E">
      <w:pPr>
        <w:autoSpaceDE w:val="0"/>
        <w:autoSpaceDN w:val="0"/>
        <w:adjustRightInd w:val="0"/>
        <w:ind w:right="18"/>
        <w:jc w:val="both"/>
        <w:rPr>
          <w:rFonts w:asciiTheme="majorHAnsi" w:hAnsiTheme="majorHAnsi" w:cstheme="majorHAnsi"/>
          <w:bCs/>
          <w:spacing w:val="-3"/>
          <w:sz w:val="18"/>
          <w:szCs w:val="18"/>
          <w:u w:val="single"/>
          <w:lang w:val="es-ES_tradnl"/>
        </w:rPr>
      </w:pPr>
    </w:p>
    <w:p w14:paraId="493BFFD5" w14:textId="6715DC38"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5.1.1</w:t>
      </w:r>
      <w:r w:rsidRPr="00C63C20">
        <w:rPr>
          <w:rFonts w:asciiTheme="majorHAnsi" w:hAnsiTheme="majorHAnsi" w:cstheme="majorHAnsi"/>
          <w:bCs/>
          <w:spacing w:val="-3"/>
          <w:sz w:val="18"/>
          <w:szCs w:val="18"/>
          <w:lang w:val="es-ES_tradnl"/>
        </w:rPr>
        <w:tab/>
        <w:t>Cobrar las sumas que tenga derecho a percibir por concepto de comisiones y gastos conforme lo establecido en el presente contrato.</w:t>
      </w:r>
    </w:p>
    <w:p w14:paraId="1DD2763B" w14:textId="498D36CB"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5.1.2</w:t>
      </w:r>
      <w:r w:rsidRPr="00C63C20">
        <w:rPr>
          <w:rFonts w:asciiTheme="majorHAnsi" w:hAnsiTheme="majorHAnsi" w:cstheme="majorHAnsi"/>
          <w:bCs/>
          <w:spacing w:val="-3"/>
          <w:sz w:val="18"/>
          <w:szCs w:val="18"/>
          <w:lang w:val="es-ES_tradnl"/>
        </w:rPr>
        <w:tab/>
        <w:t xml:space="preserve">Exigir a </w:t>
      </w:r>
      <w:r w:rsidR="00893FCF" w:rsidRPr="00C63C20">
        <w:rPr>
          <w:rFonts w:asciiTheme="majorHAnsi" w:hAnsiTheme="majorHAnsi" w:cstheme="majorHAnsi"/>
          <w:bCs/>
          <w:spacing w:val="-3"/>
          <w:sz w:val="18"/>
          <w:szCs w:val="18"/>
          <w:lang w:val="es-ES_tradnl"/>
        </w:rPr>
        <w:t>los</w:t>
      </w:r>
      <w:r w:rsidRPr="00C63C20">
        <w:rPr>
          <w:rFonts w:asciiTheme="majorHAnsi" w:hAnsiTheme="majorHAnsi" w:cstheme="majorHAnsi"/>
          <w:bCs/>
          <w:spacing w:val="-3"/>
          <w:sz w:val="18"/>
          <w:szCs w:val="18"/>
          <w:lang w:val="es-ES_tradnl"/>
        </w:rPr>
        <w:t xml:space="preserve"> CONSTITUYENTE</w:t>
      </w:r>
      <w:r w:rsidR="00893FCF" w:rsidRPr="00C63C20">
        <w:rPr>
          <w:rFonts w:asciiTheme="majorHAnsi" w:hAnsiTheme="majorHAnsi" w:cstheme="majorHAnsi"/>
          <w:bCs/>
          <w:spacing w:val="-3"/>
          <w:sz w:val="18"/>
          <w:szCs w:val="18"/>
          <w:lang w:val="es-ES_tradnl"/>
        </w:rPr>
        <w:t>S</w:t>
      </w:r>
      <w:r w:rsidRPr="00C63C20">
        <w:rPr>
          <w:rFonts w:asciiTheme="majorHAnsi" w:hAnsiTheme="majorHAnsi" w:cstheme="majorHAnsi"/>
          <w:bCs/>
          <w:spacing w:val="-3"/>
          <w:sz w:val="18"/>
          <w:szCs w:val="18"/>
          <w:lang w:val="es-ES_tradnl"/>
        </w:rPr>
        <w:t xml:space="preserve"> el cumplimiento de todas las </w:t>
      </w:r>
      <w:r w:rsidR="00944CC8" w:rsidRPr="00C63C20">
        <w:rPr>
          <w:rFonts w:asciiTheme="majorHAnsi" w:hAnsiTheme="majorHAnsi" w:cstheme="majorHAnsi"/>
          <w:bCs/>
          <w:spacing w:val="-3"/>
          <w:sz w:val="18"/>
          <w:szCs w:val="18"/>
          <w:lang w:val="es-ES_tradnl"/>
        </w:rPr>
        <w:t xml:space="preserve">obligaciones </w:t>
      </w:r>
      <w:r w:rsidRPr="00C63C20">
        <w:rPr>
          <w:rFonts w:asciiTheme="majorHAnsi" w:hAnsiTheme="majorHAnsi" w:cstheme="majorHAnsi"/>
          <w:bCs/>
          <w:spacing w:val="-3"/>
          <w:sz w:val="18"/>
          <w:szCs w:val="18"/>
          <w:lang w:val="es-ES_tradnl"/>
        </w:rPr>
        <w:t>que contraen por medio de este contrato.</w:t>
      </w:r>
    </w:p>
    <w:p w14:paraId="7A4B48C0" w14:textId="3AEEFF2F" w:rsidR="000A3E2C" w:rsidRPr="00C63C20" w:rsidRDefault="00835946"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5.1.3</w:t>
      </w:r>
      <w:r w:rsidRPr="00C63C20">
        <w:rPr>
          <w:rFonts w:asciiTheme="majorHAnsi" w:hAnsiTheme="majorHAnsi" w:cstheme="majorHAnsi"/>
          <w:bCs/>
          <w:spacing w:val="-3"/>
          <w:sz w:val="18"/>
          <w:szCs w:val="18"/>
          <w:lang w:val="es-ES_tradnl"/>
        </w:rPr>
        <w:tab/>
        <w:t xml:space="preserve">Realizar libre e incondicionalmente las gestiones encomendadas en virtud del presente contrato. </w:t>
      </w:r>
    </w:p>
    <w:p w14:paraId="7DC0758D" w14:textId="56A33940" w:rsidR="00835946" w:rsidRPr="00C63C20" w:rsidRDefault="00835946"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5.1.4</w:t>
      </w:r>
      <w:r w:rsidRPr="00C63C20">
        <w:rPr>
          <w:rFonts w:asciiTheme="majorHAnsi" w:hAnsiTheme="majorHAnsi" w:cstheme="majorHAnsi"/>
          <w:bCs/>
          <w:spacing w:val="-3"/>
          <w:sz w:val="18"/>
          <w:szCs w:val="18"/>
          <w:lang w:val="es-ES_tradnl"/>
        </w:rPr>
        <w:tab/>
      </w:r>
      <w:r w:rsidR="00370B56" w:rsidRPr="00C63C20">
        <w:rPr>
          <w:rFonts w:asciiTheme="majorHAnsi" w:hAnsiTheme="majorHAnsi" w:cstheme="majorHAnsi"/>
          <w:bCs/>
          <w:spacing w:val="-3"/>
          <w:sz w:val="18"/>
          <w:szCs w:val="18"/>
          <w:lang w:val="es-ES_tradnl"/>
        </w:rPr>
        <w:t xml:space="preserve">Actuar por cuenta y en nombre de </w:t>
      </w:r>
      <w:r w:rsidR="00893FCF" w:rsidRPr="00C63C20">
        <w:rPr>
          <w:rFonts w:asciiTheme="majorHAnsi" w:hAnsiTheme="majorHAnsi" w:cstheme="majorHAnsi"/>
          <w:bCs/>
          <w:spacing w:val="-3"/>
          <w:sz w:val="18"/>
          <w:szCs w:val="18"/>
          <w:lang w:val="es-ES_tradnl"/>
        </w:rPr>
        <w:t>los</w:t>
      </w:r>
      <w:r w:rsidR="00370B56" w:rsidRPr="00C63C20">
        <w:rPr>
          <w:rFonts w:asciiTheme="majorHAnsi" w:hAnsiTheme="majorHAnsi" w:cstheme="majorHAnsi"/>
          <w:bCs/>
          <w:spacing w:val="-3"/>
          <w:sz w:val="18"/>
          <w:szCs w:val="18"/>
          <w:lang w:val="es-ES_tradnl"/>
        </w:rPr>
        <w:t xml:space="preserve"> CONSTITUYENTE</w:t>
      </w:r>
      <w:r w:rsidR="00893FCF" w:rsidRPr="00C63C20">
        <w:rPr>
          <w:rFonts w:asciiTheme="majorHAnsi" w:hAnsiTheme="majorHAnsi" w:cstheme="majorHAnsi"/>
          <w:bCs/>
          <w:spacing w:val="-3"/>
          <w:sz w:val="18"/>
          <w:szCs w:val="18"/>
          <w:lang w:val="es-ES_tradnl"/>
        </w:rPr>
        <w:t>S</w:t>
      </w:r>
      <w:r w:rsidR="00370B56" w:rsidRPr="00C63C20">
        <w:rPr>
          <w:rFonts w:asciiTheme="majorHAnsi" w:hAnsiTheme="majorHAnsi" w:cstheme="majorHAnsi"/>
          <w:bCs/>
          <w:spacing w:val="-3"/>
          <w:sz w:val="18"/>
          <w:szCs w:val="18"/>
          <w:lang w:val="es-ES_tradnl"/>
        </w:rPr>
        <w:t xml:space="preserve"> en cumplimiento del presente mandato y las instrucciones irrevocables </w:t>
      </w:r>
      <w:r w:rsidR="001E27D5" w:rsidRPr="00C63C20">
        <w:rPr>
          <w:rFonts w:asciiTheme="majorHAnsi" w:hAnsiTheme="majorHAnsi" w:cstheme="majorHAnsi"/>
          <w:bCs/>
          <w:spacing w:val="-3"/>
          <w:sz w:val="18"/>
          <w:szCs w:val="18"/>
          <w:lang w:val="es-ES_tradnl"/>
        </w:rPr>
        <w:t xml:space="preserve">y expresamente impartidas en el presente contrato. </w:t>
      </w:r>
    </w:p>
    <w:p w14:paraId="2E0E85D5" w14:textId="3B55BC90" w:rsidR="00514885" w:rsidRPr="00C63C20" w:rsidRDefault="00514885" w:rsidP="003C602E">
      <w:pPr>
        <w:autoSpaceDE w:val="0"/>
        <w:autoSpaceDN w:val="0"/>
        <w:adjustRightInd w:val="0"/>
        <w:ind w:right="18"/>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5.1.</w:t>
      </w:r>
      <w:r w:rsidR="001E27D5" w:rsidRPr="00C63C20">
        <w:rPr>
          <w:rFonts w:asciiTheme="majorHAnsi" w:hAnsiTheme="majorHAnsi" w:cstheme="majorHAnsi"/>
          <w:bCs/>
          <w:spacing w:val="-3"/>
          <w:sz w:val="18"/>
          <w:szCs w:val="18"/>
          <w:lang w:val="es-ES_tradnl"/>
        </w:rPr>
        <w:t>5</w:t>
      </w:r>
      <w:r w:rsidRPr="00C63C20">
        <w:rPr>
          <w:rFonts w:asciiTheme="majorHAnsi" w:hAnsiTheme="majorHAnsi" w:cstheme="majorHAnsi"/>
          <w:bCs/>
          <w:spacing w:val="-3"/>
          <w:sz w:val="18"/>
          <w:szCs w:val="18"/>
          <w:lang w:val="es-ES_tradnl"/>
        </w:rPr>
        <w:tab/>
        <w:t xml:space="preserve">Los demás establecidos por la Ley o este instrumento. </w:t>
      </w:r>
    </w:p>
    <w:p w14:paraId="632FC2EB" w14:textId="77777777" w:rsidR="003C602E" w:rsidRPr="00C63C20" w:rsidRDefault="003C602E" w:rsidP="003C602E">
      <w:pPr>
        <w:autoSpaceDE w:val="0"/>
        <w:autoSpaceDN w:val="0"/>
        <w:adjustRightInd w:val="0"/>
        <w:ind w:right="18"/>
        <w:jc w:val="both"/>
        <w:rPr>
          <w:rFonts w:asciiTheme="majorHAnsi" w:hAnsiTheme="majorHAnsi" w:cstheme="majorHAnsi"/>
          <w:bCs/>
          <w:spacing w:val="-3"/>
          <w:sz w:val="18"/>
          <w:szCs w:val="18"/>
          <w:lang w:val="es-ES_tradnl"/>
        </w:rPr>
      </w:pPr>
    </w:p>
    <w:p w14:paraId="7E311265" w14:textId="49D1D97D" w:rsidR="00514885" w:rsidRPr="00C63C20" w:rsidRDefault="00514885" w:rsidP="003C602E">
      <w:pPr>
        <w:autoSpaceDE w:val="0"/>
        <w:autoSpaceDN w:val="0"/>
        <w:adjustRightInd w:val="0"/>
        <w:ind w:right="18"/>
        <w:jc w:val="both"/>
        <w:rPr>
          <w:rFonts w:asciiTheme="majorHAnsi" w:hAnsiTheme="majorHAnsi" w:cstheme="majorHAnsi"/>
          <w:bCs/>
          <w:spacing w:val="-3"/>
          <w:sz w:val="18"/>
          <w:szCs w:val="18"/>
          <w:lang w:val="es-ES_tradnl"/>
        </w:rPr>
      </w:pPr>
      <w:r w:rsidRPr="00C63C20">
        <w:rPr>
          <w:rFonts w:asciiTheme="majorHAnsi" w:hAnsiTheme="majorHAnsi" w:cstheme="majorHAnsi"/>
          <w:b/>
          <w:spacing w:val="-3"/>
          <w:sz w:val="18"/>
          <w:szCs w:val="18"/>
          <w:lang w:val="es-ES_tradnl"/>
        </w:rPr>
        <w:t>5.2</w:t>
      </w:r>
      <w:r w:rsidRPr="00C63C20">
        <w:rPr>
          <w:rFonts w:asciiTheme="majorHAnsi" w:hAnsiTheme="majorHAnsi" w:cstheme="majorHAnsi"/>
          <w:bCs/>
          <w:spacing w:val="-3"/>
          <w:sz w:val="18"/>
          <w:szCs w:val="18"/>
          <w:lang w:val="es-ES_tradnl"/>
        </w:rPr>
        <w:tab/>
      </w:r>
      <w:r w:rsidRPr="00C63C20">
        <w:rPr>
          <w:rFonts w:asciiTheme="majorHAnsi" w:hAnsiTheme="majorHAnsi" w:cstheme="majorHAnsi"/>
          <w:bCs/>
          <w:spacing w:val="-3"/>
          <w:sz w:val="18"/>
          <w:szCs w:val="18"/>
          <w:u w:val="single"/>
          <w:lang w:val="es-ES_tradnl"/>
        </w:rPr>
        <w:t xml:space="preserve">Constituyen </w:t>
      </w:r>
      <w:r w:rsidR="00944CC8" w:rsidRPr="00C63C20">
        <w:rPr>
          <w:rFonts w:asciiTheme="majorHAnsi" w:hAnsiTheme="majorHAnsi" w:cstheme="majorHAnsi"/>
          <w:bCs/>
          <w:spacing w:val="-3"/>
          <w:sz w:val="18"/>
          <w:szCs w:val="18"/>
          <w:u w:val="single"/>
          <w:lang w:val="es-ES_tradnl"/>
        </w:rPr>
        <w:t>obligaciones</w:t>
      </w:r>
      <w:r w:rsidRPr="00C63C20">
        <w:rPr>
          <w:rFonts w:asciiTheme="majorHAnsi" w:hAnsiTheme="majorHAnsi" w:cstheme="majorHAnsi"/>
          <w:bCs/>
          <w:spacing w:val="-3"/>
          <w:sz w:val="18"/>
          <w:szCs w:val="18"/>
          <w:u w:val="single"/>
          <w:lang w:val="es-ES_tradnl"/>
        </w:rPr>
        <w:t xml:space="preserve"> de la FIDUCIARIA, las siguientes:</w:t>
      </w:r>
      <w:r w:rsidRPr="00C63C20">
        <w:rPr>
          <w:rFonts w:asciiTheme="majorHAnsi" w:hAnsiTheme="majorHAnsi" w:cstheme="majorHAnsi"/>
          <w:bCs/>
          <w:spacing w:val="-3"/>
          <w:sz w:val="18"/>
          <w:szCs w:val="18"/>
          <w:lang w:val="es-ES_tradnl"/>
        </w:rPr>
        <w:t xml:space="preserve"> </w:t>
      </w:r>
    </w:p>
    <w:p w14:paraId="72F63B3D" w14:textId="77777777" w:rsidR="00A377B5" w:rsidRPr="00C63C20" w:rsidRDefault="00A377B5" w:rsidP="003C602E">
      <w:pPr>
        <w:autoSpaceDE w:val="0"/>
        <w:autoSpaceDN w:val="0"/>
        <w:adjustRightInd w:val="0"/>
        <w:ind w:right="18"/>
        <w:jc w:val="both"/>
        <w:rPr>
          <w:rFonts w:asciiTheme="majorHAnsi" w:hAnsiTheme="majorHAnsi" w:cstheme="majorHAnsi"/>
          <w:bCs/>
          <w:spacing w:val="-3"/>
          <w:sz w:val="18"/>
          <w:szCs w:val="18"/>
          <w:lang w:val="es-ES_tradnl"/>
        </w:rPr>
      </w:pPr>
    </w:p>
    <w:p w14:paraId="3B9B9A9D" w14:textId="77777777" w:rsidR="00514885" w:rsidRPr="00C63C20" w:rsidRDefault="00514885" w:rsidP="003C602E">
      <w:pPr>
        <w:autoSpaceDE w:val="0"/>
        <w:autoSpaceDN w:val="0"/>
        <w:adjustRightInd w:val="0"/>
        <w:ind w:right="18"/>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5.2.1</w:t>
      </w:r>
      <w:r w:rsidRPr="00C63C20">
        <w:rPr>
          <w:rFonts w:asciiTheme="majorHAnsi" w:hAnsiTheme="majorHAnsi" w:cstheme="majorHAnsi"/>
          <w:bCs/>
          <w:spacing w:val="-3"/>
          <w:sz w:val="18"/>
          <w:szCs w:val="18"/>
          <w:lang w:val="es-ES_tradnl"/>
        </w:rPr>
        <w:tab/>
        <w:t>Cumplir con el MANDATO conferido por medio del presente contrato.</w:t>
      </w:r>
    </w:p>
    <w:p w14:paraId="5B873E7E" w14:textId="4D7FD57F"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5.2.2</w:t>
      </w:r>
      <w:r w:rsidRPr="00C63C20">
        <w:rPr>
          <w:rFonts w:asciiTheme="majorHAnsi" w:hAnsiTheme="majorHAnsi" w:cstheme="majorHAnsi"/>
          <w:bCs/>
          <w:spacing w:val="-3"/>
          <w:sz w:val="18"/>
          <w:szCs w:val="18"/>
          <w:lang w:val="es-ES_tradnl"/>
        </w:rPr>
        <w:tab/>
        <w:t xml:space="preserve">Manejar la información entregada en forma confidencial. La FIDUCIARIA guardará la debida reserva y sigilo sobre el MANDATO conferido </w:t>
      </w:r>
      <w:r w:rsidR="00810B7F" w:rsidRPr="00C63C20">
        <w:rPr>
          <w:rFonts w:asciiTheme="majorHAnsi" w:hAnsiTheme="majorHAnsi" w:cstheme="majorHAnsi"/>
          <w:bCs/>
          <w:spacing w:val="-3"/>
          <w:sz w:val="18"/>
          <w:szCs w:val="18"/>
          <w:lang w:val="es-ES_tradnl"/>
        </w:rPr>
        <w:t>y las excepciones de ley</w:t>
      </w:r>
      <w:r w:rsidRPr="00C63C20">
        <w:rPr>
          <w:rFonts w:asciiTheme="majorHAnsi" w:hAnsiTheme="majorHAnsi" w:cstheme="majorHAnsi"/>
          <w:bCs/>
          <w:spacing w:val="-3"/>
          <w:sz w:val="18"/>
          <w:szCs w:val="18"/>
          <w:lang w:val="es-ES_tradnl"/>
        </w:rPr>
        <w:t xml:space="preserve">. </w:t>
      </w:r>
    </w:p>
    <w:p w14:paraId="6E755039" w14:textId="59DEC654"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5.2.3</w:t>
      </w:r>
      <w:r w:rsidRPr="00C63C20">
        <w:rPr>
          <w:rFonts w:asciiTheme="majorHAnsi" w:hAnsiTheme="majorHAnsi" w:cstheme="majorHAnsi"/>
          <w:bCs/>
          <w:spacing w:val="-3"/>
          <w:sz w:val="18"/>
          <w:szCs w:val="18"/>
          <w:lang w:val="es-ES_tradnl"/>
        </w:rPr>
        <w:tab/>
        <w:t xml:space="preserve">Actuar con honradez y prudencia en virtud del MANDATO conferido en </w:t>
      </w:r>
      <w:r w:rsidR="00D55397" w:rsidRPr="00C63C20">
        <w:rPr>
          <w:rFonts w:asciiTheme="majorHAnsi" w:hAnsiTheme="majorHAnsi" w:cstheme="majorHAnsi"/>
          <w:bCs/>
          <w:spacing w:val="-3"/>
          <w:sz w:val="18"/>
          <w:szCs w:val="18"/>
          <w:lang w:val="es-ES_tradnl"/>
        </w:rPr>
        <w:t xml:space="preserve">el </w:t>
      </w:r>
      <w:r w:rsidRPr="00C63C20">
        <w:rPr>
          <w:rFonts w:asciiTheme="majorHAnsi" w:hAnsiTheme="majorHAnsi" w:cstheme="majorHAnsi"/>
          <w:bCs/>
          <w:spacing w:val="-3"/>
          <w:sz w:val="18"/>
          <w:szCs w:val="18"/>
          <w:lang w:val="es-ES_tradnl"/>
        </w:rPr>
        <w:t>presente ENCARGO.</w:t>
      </w:r>
    </w:p>
    <w:p w14:paraId="261BA2E6" w14:textId="0FA9427A"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5.2.4</w:t>
      </w:r>
      <w:r w:rsidRPr="00C63C20">
        <w:rPr>
          <w:rFonts w:asciiTheme="majorHAnsi" w:hAnsiTheme="majorHAnsi" w:cstheme="majorHAnsi"/>
          <w:bCs/>
          <w:spacing w:val="-3"/>
          <w:sz w:val="18"/>
          <w:szCs w:val="18"/>
          <w:lang w:val="es-ES_tradnl"/>
        </w:rPr>
        <w:tab/>
        <w:t xml:space="preserve">Comunicar a </w:t>
      </w:r>
      <w:r w:rsidR="00893FCF" w:rsidRPr="00C63C20">
        <w:rPr>
          <w:rFonts w:asciiTheme="majorHAnsi" w:hAnsiTheme="majorHAnsi" w:cstheme="majorHAnsi"/>
          <w:bCs/>
          <w:spacing w:val="-3"/>
          <w:sz w:val="18"/>
          <w:szCs w:val="18"/>
          <w:lang w:val="es-ES_tradnl"/>
        </w:rPr>
        <w:t>los</w:t>
      </w:r>
      <w:r w:rsidRPr="00C63C20">
        <w:rPr>
          <w:rFonts w:asciiTheme="majorHAnsi" w:hAnsiTheme="majorHAnsi" w:cstheme="majorHAnsi"/>
          <w:bCs/>
          <w:spacing w:val="-3"/>
          <w:sz w:val="18"/>
          <w:szCs w:val="18"/>
          <w:lang w:val="es-ES_tradnl"/>
        </w:rPr>
        <w:t xml:space="preserve"> CONSTITUYENTE</w:t>
      </w:r>
      <w:r w:rsidR="00893FCF" w:rsidRPr="00C63C20">
        <w:rPr>
          <w:rFonts w:asciiTheme="majorHAnsi" w:hAnsiTheme="majorHAnsi" w:cstheme="majorHAnsi"/>
          <w:bCs/>
          <w:spacing w:val="-3"/>
          <w:sz w:val="18"/>
          <w:szCs w:val="18"/>
          <w:lang w:val="es-ES_tradnl"/>
        </w:rPr>
        <w:t>S</w:t>
      </w:r>
      <w:r w:rsidRPr="00C63C20">
        <w:rPr>
          <w:rFonts w:asciiTheme="majorHAnsi" w:hAnsiTheme="majorHAnsi" w:cstheme="majorHAnsi"/>
          <w:bCs/>
          <w:spacing w:val="-3"/>
          <w:sz w:val="18"/>
          <w:szCs w:val="18"/>
          <w:lang w:val="es-ES_tradnl"/>
        </w:rPr>
        <w:t xml:space="preserve"> y BENEFICIARIO</w:t>
      </w:r>
      <w:r w:rsidR="00893FCF" w:rsidRPr="00C63C20">
        <w:rPr>
          <w:rFonts w:asciiTheme="majorHAnsi" w:hAnsiTheme="majorHAnsi" w:cstheme="majorHAnsi"/>
          <w:bCs/>
          <w:spacing w:val="-3"/>
          <w:sz w:val="18"/>
          <w:szCs w:val="18"/>
          <w:lang w:val="es-ES_tradnl"/>
        </w:rPr>
        <w:t>S</w:t>
      </w:r>
      <w:r w:rsidRPr="00C63C20">
        <w:rPr>
          <w:rFonts w:asciiTheme="majorHAnsi" w:hAnsiTheme="majorHAnsi" w:cstheme="majorHAnsi"/>
          <w:bCs/>
          <w:spacing w:val="-3"/>
          <w:sz w:val="18"/>
          <w:szCs w:val="18"/>
          <w:lang w:val="es-ES_tradnl"/>
        </w:rPr>
        <w:t xml:space="preserve"> sobre cualquier hecho o información relevante relacionada al ENCARGO FIDUCIARIO.</w:t>
      </w:r>
    </w:p>
    <w:p w14:paraId="0D452315" w14:textId="73236F99" w:rsidR="00514885" w:rsidRPr="00C63C20" w:rsidRDefault="00514885" w:rsidP="003C602E">
      <w:pPr>
        <w:autoSpaceDE w:val="0"/>
        <w:autoSpaceDN w:val="0"/>
        <w:adjustRightInd w:val="0"/>
        <w:ind w:left="705" w:right="18" w:hanging="705"/>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5.2.5</w:t>
      </w:r>
      <w:r w:rsidRPr="00C63C20">
        <w:rPr>
          <w:rFonts w:asciiTheme="majorHAnsi" w:hAnsiTheme="majorHAnsi" w:cstheme="majorHAnsi"/>
          <w:bCs/>
          <w:spacing w:val="-3"/>
          <w:sz w:val="18"/>
          <w:szCs w:val="18"/>
          <w:lang w:val="es-ES_tradnl"/>
        </w:rPr>
        <w:tab/>
        <w:t xml:space="preserve">Cumplir con las demás obligaciones y los derechos establecidos en la Ley y en este instrumento. </w:t>
      </w:r>
    </w:p>
    <w:p w14:paraId="357486EF" w14:textId="422969C9" w:rsidR="006404C9" w:rsidRPr="00C63C20" w:rsidRDefault="006404C9" w:rsidP="22B1010D">
      <w:pPr>
        <w:tabs>
          <w:tab w:val="left" w:pos="720"/>
        </w:tabs>
        <w:suppressAutoHyphens/>
        <w:spacing w:before="240" w:after="240"/>
        <w:ind w:right="18"/>
        <w:jc w:val="both"/>
        <w:rPr>
          <w:rFonts w:asciiTheme="majorHAnsi" w:hAnsiTheme="majorHAnsi" w:cstheme="majorBidi"/>
          <w:b/>
          <w:bCs/>
          <w:spacing w:val="-3"/>
          <w:sz w:val="18"/>
          <w:szCs w:val="18"/>
          <w:lang w:val="es-ES"/>
        </w:rPr>
      </w:pPr>
      <w:r w:rsidRPr="00C63C20">
        <w:rPr>
          <w:rFonts w:asciiTheme="majorHAnsi" w:hAnsiTheme="majorHAnsi" w:cstheme="majorBidi"/>
          <w:b/>
          <w:bCs/>
          <w:spacing w:val="-3"/>
          <w:sz w:val="18"/>
          <w:szCs w:val="18"/>
          <w:lang w:val="es-ES"/>
        </w:rPr>
        <w:t xml:space="preserve">CLÁUSULA </w:t>
      </w:r>
      <w:r w:rsidR="00C63C20" w:rsidRPr="00C63C20">
        <w:rPr>
          <w:rFonts w:asciiTheme="majorHAnsi" w:hAnsiTheme="majorHAnsi" w:cstheme="majorBidi"/>
          <w:b/>
          <w:bCs/>
          <w:spacing w:val="-3"/>
          <w:sz w:val="18"/>
          <w:szCs w:val="18"/>
          <w:lang w:val="es-ES"/>
        </w:rPr>
        <w:t>SEXTA. -</w:t>
      </w:r>
      <w:r w:rsidRPr="00C63C20">
        <w:rPr>
          <w:rFonts w:asciiTheme="majorHAnsi" w:hAnsiTheme="majorHAnsi" w:cstheme="majorBidi"/>
          <w:b/>
          <w:bCs/>
          <w:spacing w:val="-3"/>
          <w:sz w:val="18"/>
          <w:szCs w:val="18"/>
          <w:lang w:val="es-ES"/>
        </w:rPr>
        <w:t xml:space="preserve"> DERECHOS Y OBLIGACIONES DE</w:t>
      </w:r>
      <w:r w:rsidR="00290F02" w:rsidRPr="00C63C20">
        <w:rPr>
          <w:rFonts w:asciiTheme="majorHAnsi" w:hAnsiTheme="majorHAnsi" w:cstheme="majorBidi"/>
          <w:b/>
          <w:bCs/>
          <w:spacing w:val="-3"/>
          <w:sz w:val="18"/>
          <w:szCs w:val="18"/>
          <w:lang w:val="es-ES"/>
        </w:rPr>
        <w:t xml:space="preserve"> LA </w:t>
      </w:r>
      <w:r w:rsidR="00C63C20" w:rsidRPr="00C63C20">
        <w:rPr>
          <w:rFonts w:asciiTheme="majorHAnsi" w:hAnsiTheme="majorHAnsi" w:cstheme="majorBidi"/>
          <w:b/>
          <w:bCs/>
          <w:spacing w:val="-3"/>
          <w:sz w:val="18"/>
          <w:szCs w:val="18"/>
          <w:lang w:val="es-ES"/>
        </w:rPr>
        <w:t>PARTE CONSTITUYENTE Y</w:t>
      </w:r>
      <w:r w:rsidRPr="00C63C20">
        <w:rPr>
          <w:rFonts w:asciiTheme="majorHAnsi" w:hAnsiTheme="majorHAnsi" w:cstheme="majorBidi"/>
          <w:b/>
          <w:bCs/>
          <w:spacing w:val="-3"/>
          <w:sz w:val="18"/>
          <w:szCs w:val="18"/>
          <w:lang w:val="es-ES"/>
        </w:rPr>
        <w:t xml:space="preserve"> BENEFICIARIO</w:t>
      </w:r>
      <w:r w:rsidR="00893FCF" w:rsidRPr="00C63C20">
        <w:rPr>
          <w:rFonts w:asciiTheme="majorHAnsi" w:hAnsiTheme="majorHAnsi" w:cstheme="majorBidi"/>
          <w:b/>
          <w:bCs/>
          <w:spacing w:val="-3"/>
          <w:sz w:val="18"/>
          <w:szCs w:val="18"/>
          <w:lang w:val="es-ES"/>
        </w:rPr>
        <w:t>S</w:t>
      </w:r>
      <w:r w:rsidRPr="00C63C20">
        <w:rPr>
          <w:rFonts w:asciiTheme="majorHAnsi" w:hAnsiTheme="majorHAnsi" w:cstheme="majorBidi"/>
          <w:b/>
          <w:bCs/>
          <w:spacing w:val="-3"/>
          <w:sz w:val="18"/>
          <w:szCs w:val="18"/>
          <w:lang w:val="es-ES"/>
        </w:rPr>
        <w:t>:</w:t>
      </w:r>
    </w:p>
    <w:p w14:paraId="52695690" w14:textId="26295E22" w:rsidR="006404C9" w:rsidRPr="00C63C20" w:rsidRDefault="006404C9" w:rsidP="00B11C2A">
      <w:pPr>
        <w:tabs>
          <w:tab w:val="left" w:pos="720"/>
        </w:tabs>
        <w:suppressAutoHyphens/>
        <w:ind w:right="18"/>
        <w:jc w:val="both"/>
        <w:rPr>
          <w:rFonts w:asciiTheme="majorHAnsi" w:hAnsiTheme="majorHAnsi" w:cstheme="majorHAnsi"/>
          <w:bCs/>
          <w:spacing w:val="-3"/>
          <w:sz w:val="18"/>
          <w:szCs w:val="18"/>
          <w:u w:val="single"/>
          <w:lang w:val="es-ES_tradnl"/>
        </w:rPr>
      </w:pPr>
      <w:r w:rsidRPr="00C63C20">
        <w:rPr>
          <w:rFonts w:asciiTheme="majorHAnsi" w:hAnsiTheme="majorHAnsi" w:cstheme="majorHAnsi"/>
          <w:b/>
          <w:spacing w:val="-3"/>
          <w:sz w:val="18"/>
          <w:szCs w:val="18"/>
          <w:lang w:val="es-ES_tradnl"/>
        </w:rPr>
        <w:t>6.1</w:t>
      </w:r>
      <w:r w:rsidRPr="00C63C20">
        <w:rPr>
          <w:rFonts w:asciiTheme="majorHAnsi" w:hAnsiTheme="majorHAnsi" w:cstheme="majorHAnsi"/>
          <w:bCs/>
          <w:spacing w:val="-3"/>
          <w:sz w:val="18"/>
          <w:szCs w:val="18"/>
          <w:lang w:val="es-ES_tradnl"/>
        </w:rPr>
        <w:tab/>
      </w:r>
      <w:r w:rsidRPr="00C63C20">
        <w:rPr>
          <w:rFonts w:asciiTheme="majorHAnsi" w:hAnsiTheme="majorHAnsi" w:cstheme="majorHAnsi"/>
          <w:bCs/>
          <w:spacing w:val="-3"/>
          <w:sz w:val="18"/>
          <w:szCs w:val="18"/>
          <w:u w:val="single"/>
          <w:lang w:val="es-ES_tradnl"/>
        </w:rPr>
        <w:t xml:space="preserve">Son derechos de </w:t>
      </w:r>
      <w:r w:rsidR="00290F02" w:rsidRPr="00C63C20">
        <w:rPr>
          <w:rFonts w:asciiTheme="majorHAnsi" w:hAnsiTheme="majorHAnsi" w:cstheme="majorHAnsi"/>
          <w:bCs/>
          <w:spacing w:val="-3"/>
          <w:sz w:val="18"/>
          <w:szCs w:val="18"/>
          <w:u w:val="single"/>
          <w:lang w:val="es-ES_tradnl"/>
        </w:rPr>
        <w:t xml:space="preserve">la parte </w:t>
      </w:r>
      <w:r w:rsidRPr="00C63C20">
        <w:rPr>
          <w:rFonts w:asciiTheme="majorHAnsi" w:hAnsiTheme="majorHAnsi" w:cstheme="majorHAnsi"/>
          <w:bCs/>
          <w:spacing w:val="-3"/>
          <w:sz w:val="18"/>
          <w:szCs w:val="18"/>
          <w:u w:val="single"/>
          <w:lang w:val="es-ES_tradnl"/>
        </w:rPr>
        <w:t>CONSTITUYENTE</w:t>
      </w:r>
      <w:r w:rsidR="00290F02" w:rsidRPr="00C63C20">
        <w:rPr>
          <w:rFonts w:asciiTheme="majorHAnsi" w:hAnsiTheme="majorHAnsi" w:cstheme="majorHAnsi"/>
          <w:bCs/>
          <w:spacing w:val="-3"/>
          <w:sz w:val="18"/>
          <w:szCs w:val="18"/>
          <w:u w:val="single"/>
          <w:lang w:val="es-ES_tradnl"/>
        </w:rPr>
        <w:t xml:space="preserve"> </w:t>
      </w:r>
      <w:r w:rsidRPr="00C63C20">
        <w:rPr>
          <w:rFonts w:asciiTheme="majorHAnsi" w:hAnsiTheme="majorHAnsi" w:cstheme="majorHAnsi"/>
          <w:bCs/>
          <w:spacing w:val="-3"/>
          <w:sz w:val="18"/>
          <w:szCs w:val="18"/>
          <w:u w:val="single"/>
          <w:lang w:val="es-ES_tradnl"/>
        </w:rPr>
        <w:t>y BENEFICIARIO(S) los siguientes:</w:t>
      </w:r>
    </w:p>
    <w:p w14:paraId="61DB8103" w14:textId="77777777" w:rsidR="00A377B5" w:rsidRPr="00C63C20" w:rsidRDefault="00A377B5" w:rsidP="00B11C2A">
      <w:pPr>
        <w:tabs>
          <w:tab w:val="left" w:pos="720"/>
        </w:tabs>
        <w:suppressAutoHyphens/>
        <w:ind w:right="18"/>
        <w:jc w:val="both"/>
        <w:rPr>
          <w:rFonts w:asciiTheme="majorHAnsi" w:hAnsiTheme="majorHAnsi" w:cstheme="majorHAnsi"/>
          <w:bCs/>
          <w:spacing w:val="-3"/>
          <w:sz w:val="18"/>
          <w:szCs w:val="18"/>
          <w:u w:val="single"/>
          <w:lang w:val="es-ES_tradnl"/>
        </w:rPr>
      </w:pPr>
    </w:p>
    <w:p w14:paraId="2E2AC70D" w14:textId="52AAB5AB" w:rsidR="006404C9" w:rsidRPr="00C63C20" w:rsidRDefault="006404C9" w:rsidP="00711394">
      <w:pPr>
        <w:pStyle w:val="Prrafodelista"/>
        <w:numPr>
          <w:ilvl w:val="2"/>
          <w:numId w:val="4"/>
        </w:numPr>
        <w:tabs>
          <w:tab w:val="left" w:pos="720"/>
        </w:tabs>
        <w:suppressAutoHyphens/>
        <w:ind w:right="18"/>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Exigir a la FIDUCIARIA el cumplimiento de las obligaciones asumidas en virtud de la cláusula cuarta del presente instrumento, entendido que sus responsabilidades son de medio y no de resultado;</w:t>
      </w:r>
    </w:p>
    <w:p w14:paraId="60E88106" w14:textId="0C52B163" w:rsidR="00711394" w:rsidRPr="00C63C20" w:rsidRDefault="00711394" w:rsidP="00711394">
      <w:pPr>
        <w:pStyle w:val="Prrafodelista"/>
        <w:numPr>
          <w:ilvl w:val="2"/>
          <w:numId w:val="4"/>
        </w:numPr>
        <w:tabs>
          <w:tab w:val="left" w:pos="720"/>
        </w:tabs>
        <w:suppressAutoHyphens/>
        <w:ind w:right="18"/>
        <w:jc w:val="both"/>
        <w:rPr>
          <w:rFonts w:asciiTheme="majorHAnsi" w:hAnsiTheme="majorHAnsi" w:cstheme="majorHAnsi"/>
          <w:bCs/>
          <w:spacing w:val="-3"/>
          <w:sz w:val="18"/>
          <w:szCs w:val="18"/>
          <w:lang w:val="es-ES_tradnl"/>
        </w:rPr>
      </w:pPr>
      <w:r w:rsidRPr="00C63C20">
        <w:rPr>
          <w:rFonts w:asciiTheme="majorHAnsi" w:hAnsiTheme="majorHAnsi" w:cstheme="majorHAnsi"/>
          <w:bCs/>
          <w:spacing w:val="-3"/>
          <w:sz w:val="18"/>
          <w:szCs w:val="18"/>
          <w:lang w:val="es-ES_tradnl"/>
        </w:rPr>
        <w:t xml:space="preserve">Responder ante el GENERADOR DE INSTRUCCIONES ante la imposibilidad del cumplimiento de este contrato siendo </w:t>
      </w:r>
      <w:r w:rsidRPr="00C63C20">
        <w:rPr>
          <w:rFonts w:asciiTheme="majorHAnsi" w:hAnsiTheme="majorHAnsi" w:cstheme="majorHAnsi"/>
          <w:bCs/>
          <w:sz w:val="18"/>
          <w:szCs w:val="18"/>
        </w:rPr>
        <w:t>responsabilidad absoluta de la parte CONSTITUYENTE o sus herederos el cumplimiento de la transferencia del vehículo y su saneamiento.</w:t>
      </w:r>
    </w:p>
    <w:p w14:paraId="6A8A3BDE" w14:textId="296F479F" w:rsidR="00055CD1" w:rsidRPr="00C63C20" w:rsidRDefault="006404C9" w:rsidP="72A702E5">
      <w:pPr>
        <w:pStyle w:val="Prrafodelista"/>
        <w:numPr>
          <w:ilvl w:val="2"/>
          <w:numId w:val="4"/>
        </w:numPr>
        <w:spacing w:after="0"/>
        <w:ind w:right="18"/>
        <w:jc w:val="both"/>
        <w:rPr>
          <w:rFonts w:asciiTheme="majorHAnsi" w:hAnsiTheme="majorHAnsi" w:cstheme="majorBidi"/>
          <w:sz w:val="18"/>
          <w:szCs w:val="18"/>
          <w:lang w:val="es-ES"/>
        </w:rPr>
      </w:pPr>
      <w:r w:rsidRPr="00C63C20">
        <w:rPr>
          <w:rFonts w:asciiTheme="majorHAnsi" w:hAnsiTheme="majorHAnsi" w:cstheme="majorBidi"/>
          <w:sz w:val="18"/>
          <w:szCs w:val="18"/>
          <w:lang w:val="es-ES"/>
        </w:rPr>
        <w:t>Ejercer las acciones de responsabilidad civil o penal a que hubiere lugar, por dolo, culpa grave o culpa leve o culpa leve en el desempeño de la FIDUCIARIA, siempre y cuando las mismas hayan sido debidamente comprobada.</w:t>
      </w:r>
    </w:p>
    <w:p w14:paraId="58AAA216" w14:textId="63FC1C56" w:rsidR="00B11C2A" w:rsidRPr="00C63C20" w:rsidRDefault="006404C9" w:rsidP="00B11C2A">
      <w:pPr>
        <w:numPr>
          <w:ilvl w:val="2"/>
          <w:numId w:val="4"/>
        </w:numPr>
        <w:ind w:right="18"/>
        <w:jc w:val="both"/>
        <w:rPr>
          <w:rFonts w:asciiTheme="majorHAnsi" w:hAnsiTheme="majorHAnsi" w:cstheme="majorHAnsi"/>
          <w:sz w:val="18"/>
          <w:szCs w:val="18"/>
          <w:lang w:val="es-ES_tradnl"/>
        </w:rPr>
      </w:pPr>
      <w:r w:rsidRPr="00C63C20">
        <w:rPr>
          <w:rFonts w:asciiTheme="majorHAnsi" w:hAnsiTheme="majorHAnsi" w:cstheme="majorHAnsi"/>
          <w:spacing w:val="-3"/>
          <w:sz w:val="18"/>
          <w:szCs w:val="18"/>
          <w:lang w:val="es-ES_tradnl"/>
        </w:rPr>
        <w:t>Las demás establecidos por la Ley o este instrumento.</w:t>
      </w:r>
    </w:p>
    <w:p w14:paraId="49A607C2" w14:textId="77777777" w:rsidR="00635C04" w:rsidRPr="00C63C20" w:rsidRDefault="00635C04" w:rsidP="00635C04">
      <w:pPr>
        <w:ind w:left="720" w:right="18"/>
        <w:jc w:val="both"/>
        <w:rPr>
          <w:rFonts w:asciiTheme="majorHAnsi" w:hAnsiTheme="majorHAnsi" w:cstheme="majorHAnsi"/>
          <w:sz w:val="18"/>
          <w:szCs w:val="18"/>
          <w:lang w:val="es-ES_tradnl"/>
        </w:rPr>
      </w:pPr>
    </w:p>
    <w:p w14:paraId="66834943" w14:textId="28FC3C11" w:rsidR="006404C9" w:rsidRPr="00C63C20" w:rsidRDefault="006404C9" w:rsidP="002C207C">
      <w:pPr>
        <w:pStyle w:val="Prrafodelista"/>
        <w:numPr>
          <w:ilvl w:val="1"/>
          <w:numId w:val="5"/>
        </w:numPr>
        <w:spacing w:after="0" w:line="240" w:lineRule="auto"/>
        <w:ind w:right="18"/>
        <w:jc w:val="both"/>
        <w:rPr>
          <w:rFonts w:asciiTheme="majorHAnsi" w:hAnsiTheme="majorHAnsi" w:cstheme="majorHAnsi"/>
          <w:sz w:val="18"/>
          <w:szCs w:val="18"/>
          <w:u w:val="single"/>
          <w:lang w:val="es-ES_tradnl"/>
        </w:rPr>
      </w:pPr>
      <w:r w:rsidRPr="00C63C20">
        <w:rPr>
          <w:rFonts w:asciiTheme="majorHAnsi" w:hAnsiTheme="majorHAnsi" w:cstheme="majorHAnsi"/>
          <w:spacing w:val="-3"/>
          <w:sz w:val="18"/>
          <w:szCs w:val="18"/>
          <w:u w:val="single"/>
          <w:lang w:val="es-ES_tradnl"/>
        </w:rPr>
        <w:t xml:space="preserve">Son obligaciones de </w:t>
      </w:r>
      <w:r w:rsidR="00290F02" w:rsidRPr="00C63C20">
        <w:rPr>
          <w:rFonts w:asciiTheme="majorHAnsi" w:hAnsiTheme="majorHAnsi" w:cstheme="majorHAnsi"/>
          <w:bCs/>
          <w:spacing w:val="-3"/>
          <w:sz w:val="18"/>
          <w:szCs w:val="18"/>
          <w:u w:val="single"/>
          <w:lang w:val="es-ES_tradnl"/>
        </w:rPr>
        <w:t xml:space="preserve">la parte </w:t>
      </w:r>
      <w:r w:rsidRPr="00C63C20">
        <w:rPr>
          <w:rFonts w:asciiTheme="majorHAnsi" w:hAnsiTheme="majorHAnsi" w:cstheme="majorHAnsi"/>
          <w:bCs/>
          <w:spacing w:val="-3"/>
          <w:sz w:val="18"/>
          <w:szCs w:val="18"/>
          <w:u w:val="single"/>
          <w:lang w:val="es-ES_tradnl"/>
        </w:rPr>
        <w:t>CONSTITUYENTE</w:t>
      </w:r>
      <w:r w:rsidR="00290F02" w:rsidRPr="00C63C20">
        <w:rPr>
          <w:rFonts w:asciiTheme="majorHAnsi" w:hAnsiTheme="majorHAnsi" w:cstheme="majorHAnsi"/>
          <w:bCs/>
          <w:spacing w:val="-3"/>
          <w:sz w:val="18"/>
          <w:szCs w:val="18"/>
          <w:u w:val="single"/>
          <w:lang w:val="es-ES_tradnl"/>
        </w:rPr>
        <w:t xml:space="preserve"> </w:t>
      </w:r>
      <w:r w:rsidRPr="00C63C20">
        <w:rPr>
          <w:rFonts w:asciiTheme="majorHAnsi" w:hAnsiTheme="majorHAnsi" w:cstheme="majorHAnsi"/>
          <w:bCs/>
          <w:spacing w:val="-3"/>
          <w:sz w:val="18"/>
          <w:szCs w:val="18"/>
          <w:u w:val="single"/>
          <w:lang w:val="es-ES_tradnl"/>
        </w:rPr>
        <w:t>y BENEFICIARIO(S)</w:t>
      </w:r>
      <w:r w:rsidRPr="00C63C20">
        <w:rPr>
          <w:rFonts w:asciiTheme="majorHAnsi" w:hAnsiTheme="majorHAnsi" w:cstheme="majorHAnsi"/>
          <w:spacing w:val="-3"/>
          <w:sz w:val="18"/>
          <w:szCs w:val="18"/>
          <w:u w:val="single"/>
          <w:lang w:val="es-ES_tradnl"/>
        </w:rPr>
        <w:t>, las siguientes:</w:t>
      </w:r>
    </w:p>
    <w:p w14:paraId="5D63B338" w14:textId="77777777" w:rsidR="00A377B5" w:rsidRPr="00C63C20" w:rsidRDefault="00A377B5" w:rsidP="00A377B5">
      <w:pPr>
        <w:pStyle w:val="Prrafodelista"/>
        <w:spacing w:after="0" w:line="240" w:lineRule="auto"/>
        <w:ind w:left="480" w:right="18"/>
        <w:jc w:val="both"/>
        <w:rPr>
          <w:rFonts w:asciiTheme="majorHAnsi" w:hAnsiTheme="majorHAnsi" w:cstheme="majorHAnsi"/>
          <w:sz w:val="18"/>
          <w:szCs w:val="18"/>
          <w:u w:val="single"/>
          <w:lang w:val="es-ES_tradnl"/>
        </w:rPr>
      </w:pPr>
    </w:p>
    <w:p w14:paraId="3EE459F2" w14:textId="6E01D2B6" w:rsidR="006404C9" w:rsidRPr="00C63C20" w:rsidRDefault="006404C9" w:rsidP="002C207C">
      <w:pPr>
        <w:pStyle w:val="Prrafodelista"/>
        <w:numPr>
          <w:ilvl w:val="2"/>
          <w:numId w:val="5"/>
        </w:numPr>
        <w:spacing w:after="0" w:line="240" w:lineRule="auto"/>
        <w:ind w:right="18"/>
        <w:jc w:val="both"/>
        <w:rPr>
          <w:rFonts w:asciiTheme="majorHAnsi" w:hAnsiTheme="majorHAnsi" w:cstheme="majorHAnsi"/>
          <w:spacing w:val="-3"/>
          <w:sz w:val="18"/>
          <w:szCs w:val="18"/>
          <w:lang w:val="es-ES_tradnl"/>
        </w:rPr>
      </w:pPr>
      <w:r w:rsidRPr="00C63C20">
        <w:rPr>
          <w:rFonts w:asciiTheme="majorHAnsi" w:hAnsiTheme="majorHAnsi" w:cstheme="majorHAnsi"/>
          <w:sz w:val="18"/>
          <w:szCs w:val="18"/>
          <w:lang w:val="es-ES_tradnl"/>
        </w:rPr>
        <w:t>Entregar a la FIDUCIARIA la documentación e información necesaria para dar cumplimiento con las disposiciones legales vigentes.</w:t>
      </w:r>
    </w:p>
    <w:p w14:paraId="63D3F1FB" w14:textId="4DF4C07E" w:rsidR="009503FE" w:rsidRPr="00C63C20" w:rsidRDefault="006404C9" w:rsidP="72A702E5">
      <w:pPr>
        <w:pStyle w:val="Prrafodelista"/>
        <w:numPr>
          <w:ilvl w:val="2"/>
          <w:numId w:val="5"/>
        </w:numPr>
        <w:spacing w:after="0" w:line="240" w:lineRule="auto"/>
        <w:ind w:right="18"/>
        <w:jc w:val="both"/>
        <w:rPr>
          <w:rFonts w:asciiTheme="majorHAnsi" w:hAnsiTheme="majorHAnsi" w:cstheme="majorBidi"/>
          <w:spacing w:val="-3"/>
          <w:sz w:val="18"/>
          <w:szCs w:val="18"/>
          <w:lang w:val="es-ES"/>
        </w:rPr>
      </w:pPr>
      <w:r w:rsidRPr="00C63C20">
        <w:rPr>
          <w:rFonts w:asciiTheme="majorHAnsi" w:hAnsiTheme="majorHAnsi" w:cstheme="majorBidi"/>
          <w:sz w:val="18"/>
          <w:szCs w:val="18"/>
          <w:lang w:val="es-ES"/>
        </w:rPr>
        <w:t>Notificar a la FIDUCIARIA por escrito y hasta dentro de las siguientes cuarenta y ocho (48) horas cualquier cambio que se haya producido respecto de la información entregada a la fecha de celebración del presente ENCARGO, así como cualquier información relevante que afecte directa o indirectamente la operación del ENCARGO.</w:t>
      </w:r>
    </w:p>
    <w:p w14:paraId="2B8AD7FF" w14:textId="3816658F" w:rsidR="00860148" w:rsidRPr="00C63C20" w:rsidRDefault="00915E7A" w:rsidP="002C207C">
      <w:pPr>
        <w:pStyle w:val="Prrafodelista"/>
        <w:numPr>
          <w:ilvl w:val="2"/>
          <w:numId w:val="5"/>
        </w:numPr>
        <w:spacing w:after="0" w:line="240" w:lineRule="auto"/>
        <w:ind w:right="18"/>
        <w:jc w:val="both"/>
        <w:rPr>
          <w:rFonts w:asciiTheme="majorHAnsi" w:hAnsiTheme="majorHAnsi" w:cstheme="majorHAnsi"/>
          <w:spacing w:val="-3"/>
          <w:sz w:val="18"/>
          <w:szCs w:val="18"/>
          <w:lang w:val="es-ES_tradnl"/>
        </w:rPr>
      </w:pPr>
      <w:r w:rsidRPr="00C63C20">
        <w:rPr>
          <w:rFonts w:asciiTheme="majorHAnsi" w:hAnsiTheme="majorHAnsi" w:cstheme="majorHAnsi"/>
          <w:spacing w:val="-3"/>
          <w:sz w:val="18"/>
          <w:szCs w:val="18"/>
          <w:lang w:val="es-ES_tradnl"/>
        </w:rPr>
        <w:t xml:space="preserve">No interponer </w:t>
      </w:r>
      <w:r w:rsidR="00D023CA" w:rsidRPr="00C63C20">
        <w:rPr>
          <w:rFonts w:asciiTheme="majorHAnsi" w:hAnsiTheme="majorHAnsi" w:cstheme="majorHAnsi"/>
          <w:spacing w:val="-3"/>
          <w:sz w:val="18"/>
          <w:szCs w:val="18"/>
          <w:lang w:val="es-ES_tradnl"/>
        </w:rPr>
        <w:t xml:space="preserve">reclamo o acción de cualquier naturaleza </w:t>
      </w:r>
      <w:r w:rsidR="005B29DF" w:rsidRPr="00C63C20">
        <w:rPr>
          <w:rFonts w:asciiTheme="majorHAnsi" w:hAnsiTheme="majorHAnsi" w:cstheme="majorHAnsi"/>
          <w:spacing w:val="-3"/>
          <w:sz w:val="18"/>
          <w:szCs w:val="18"/>
          <w:lang w:val="es-ES_tradnl"/>
        </w:rPr>
        <w:t xml:space="preserve">en contra de la FIDUCIARIA o sus representante, mandatarios, </w:t>
      </w:r>
      <w:r w:rsidR="00860148" w:rsidRPr="00C63C20">
        <w:rPr>
          <w:rFonts w:asciiTheme="majorHAnsi" w:hAnsiTheme="majorHAnsi" w:cstheme="majorHAnsi"/>
          <w:spacing w:val="-3"/>
          <w:sz w:val="18"/>
          <w:szCs w:val="18"/>
          <w:lang w:val="es-ES_tradnl"/>
        </w:rPr>
        <w:t>empleados</w:t>
      </w:r>
      <w:r w:rsidR="005B29DF" w:rsidRPr="00C63C20">
        <w:rPr>
          <w:rFonts w:asciiTheme="majorHAnsi" w:hAnsiTheme="majorHAnsi" w:cstheme="majorHAnsi"/>
          <w:spacing w:val="-3"/>
          <w:sz w:val="18"/>
          <w:szCs w:val="18"/>
          <w:lang w:val="es-ES_tradnl"/>
        </w:rPr>
        <w:t xml:space="preserve"> o funcionarios, por efectos del </w:t>
      </w:r>
      <w:r w:rsidR="00860148" w:rsidRPr="00C63C20">
        <w:rPr>
          <w:rFonts w:asciiTheme="majorHAnsi" w:hAnsiTheme="majorHAnsi" w:cstheme="majorHAnsi"/>
          <w:spacing w:val="-3"/>
          <w:sz w:val="18"/>
          <w:szCs w:val="18"/>
          <w:lang w:val="es-ES_tradnl"/>
        </w:rPr>
        <w:t>cumplimiento</w:t>
      </w:r>
      <w:r w:rsidR="005B29DF" w:rsidRPr="00C63C20">
        <w:rPr>
          <w:rFonts w:asciiTheme="majorHAnsi" w:hAnsiTheme="majorHAnsi" w:cstheme="majorHAnsi"/>
          <w:spacing w:val="-3"/>
          <w:sz w:val="18"/>
          <w:szCs w:val="18"/>
          <w:lang w:val="es-ES_tradnl"/>
        </w:rPr>
        <w:t xml:space="preserve"> de las instrucciones </w:t>
      </w:r>
      <w:r w:rsidR="00860148" w:rsidRPr="00C63C20">
        <w:rPr>
          <w:rFonts w:asciiTheme="majorHAnsi" w:hAnsiTheme="majorHAnsi" w:cstheme="majorHAnsi"/>
          <w:spacing w:val="-3"/>
          <w:sz w:val="18"/>
          <w:szCs w:val="18"/>
          <w:lang w:val="es-ES_tradnl"/>
        </w:rPr>
        <w:t>impartidas</w:t>
      </w:r>
      <w:r w:rsidR="005B29DF" w:rsidRPr="00C63C20">
        <w:rPr>
          <w:rFonts w:asciiTheme="majorHAnsi" w:hAnsiTheme="majorHAnsi" w:cstheme="majorHAnsi"/>
          <w:spacing w:val="-3"/>
          <w:sz w:val="18"/>
          <w:szCs w:val="18"/>
          <w:lang w:val="es-ES_tradnl"/>
        </w:rPr>
        <w:t xml:space="preserve"> </w:t>
      </w:r>
      <w:r w:rsidR="00860148" w:rsidRPr="00C63C20">
        <w:rPr>
          <w:rFonts w:asciiTheme="majorHAnsi" w:hAnsiTheme="majorHAnsi" w:cstheme="majorHAnsi"/>
          <w:spacing w:val="-3"/>
          <w:sz w:val="18"/>
          <w:szCs w:val="18"/>
          <w:lang w:val="es-ES_tradnl"/>
        </w:rPr>
        <w:t>mediante</w:t>
      </w:r>
      <w:r w:rsidR="005B29DF" w:rsidRPr="00C63C20">
        <w:rPr>
          <w:rFonts w:asciiTheme="majorHAnsi" w:hAnsiTheme="majorHAnsi" w:cstheme="majorHAnsi"/>
          <w:spacing w:val="-3"/>
          <w:sz w:val="18"/>
          <w:szCs w:val="18"/>
          <w:lang w:val="es-ES_tradnl"/>
        </w:rPr>
        <w:t xml:space="preserve"> este </w:t>
      </w:r>
      <w:r w:rsidR="00860148" w:rsidRPr="00C63C20">
        <w:rPr>
          <w:rFonts w:asciiTheme="majorHAnsi" w:hAnsiTheme="majorHAnsi" w:cstheme="majorHAnsi"/>
          <w:spacing w:val="-3"/>
          <w:sz w:val="18"/>
          <w:szCs w:val="18"/>
          <w:lang w:val="es-ES_tradnl"/>
        </w:rPr>
        <w:t>instrumento</w:t>
      </w:r>
      <w:r w:rsidR="005B29DF" w:rsidRPr="00C63C20">
        <w:rPr>
          <w:rFonts w:asciiTheme="majorHAnsi" w:hAnsiTheme="majorHAnsi" w:cstheme="majorHAnsi"/>
          <w:spacing w:val="-3"/>
          <w:sz w:val="18"/>
          <w:szCs w:val="18"/>
          <w:lang w:val="es-ES_tradnl"/>
        </w:rPr>
        <w:t xml:space="preserve">, </w:t>
      </w:r>
      <w:r w:rsidR="00860148" w:rsidRPr="00C63C20">
        <w:rPr>
          <w:rFonts w:asciiTheme="majorHAnsi" w:hAnsiTheme="majorHAnsi" w:cstheme="majorHAnsi"/>
          <w:spacing w:val="-3"/>
          <w:sz w:val="18"/>
          <w:szCs w:val="18"/>
          <w:lang w:val="es-ES_tradnl"/>
        </w:rPr>
        <w:t>salvo</w:t>
      </w:r>
      <w:r w:rsidR="005B29DF" w:rsidRPr="00C63C20">
        <w:rPr>
          <w:rFonts w:asciiTheme="majorHAnsi" w:hAnsiTheme="majorHAnsi" w:cstheme="majorHAnsi"/>
          <w:spacing w:val="-3"/>
          <w:sz w:val="18"/>
          <w:szCs w:val="18"/>
          <w:lang w:val="es-ES_tradnl"/>
        </w:rPr>
        <w:t xml:space="preserve"> que exista un incumplimiento de la FIDUCIARIA a las obligaciones </w:t>
      </w:r>
      <w:r w:rsidR="00860148" w:rsidRPr="00C63C20">
        <w:rPr>
          <w:rFonts w:asciiTheme="majorHAnsi" w:hAnsiTheme="majorHAnsi" w:cstheme="majorHAnsi"/>
          <w:spacing w:val="-3"/>
          <w:sz w:val="18"/>
          <w:szCs w:val="18"/>
          <w:lang w:val="es-ES_tradnl"/>
        </w:rPr>
        <w:t>derivadas del presente contrato.</w:t>
      </w:r>
    </w:p>
    <w:p w14:paraId="60A16ACB" w14:textId="7CC5C326" w:rsidR="00860148" w:rsidRPr="00C63C20" w:rsidRDefault="00860148" w:rsidP="002C207C">
      <w:pPr>
        <w:pStyle w:val="Prrafodelista"/>
        <w:numPr>
          <w:ilvl w:val="2"/>
          <w:numId w:val="5"/>
        </w:numPr>
        <w:spacing w:after="0" w:line="240" w:lineRule="auto"/>
        <w:ind w:right="18"/>
        <w:jc w:val="both"/>
        <w:rPr>
          <w:rFonts w:asciiTheme="majorHAnsi" w:hAnsiTheme="majorHAnsi" w:cstheme="majorHAnsi"/>
          <w:spacing w:val="-3"/>
          <w:sz w:val="18"/>
          <w:szCs w:val="18"/>
          <w:lang w:val="es-ES_tradnl"/>
        </w:rPr>
      </w:pPr>
      <w:r w:rsidRPr="00C63C20">
        <w:rPr>
          <w:rFonts w:asciiTheme="majorHAnsi" w:hAnsiTheme="majorHAnsi" w:cstheme="majorHAnsi"/>
          <w:spacing w:val="-3"/>
          <w:sz w:val="18"/>
          <w:szCs w:val="18"/>
          <w:lang w:val="es-ES_tradnl"/>
        </w:rPr>
        <w:t xml:space="preserve">Permitir y facilitar el desarrollo del ENCARGO, en los términos de este contrato. </w:t>
      </w:r>
      <w:r w:rsidR="00196D92" w:rsidRPr="00C63C20">
        <w:rPr>
          <w:rFonts w:asciiTheme="majorHAnsi" w:hAnsiTheme="majorHAnsi" w:cstheme="majorHAnsi"/>
          <w:spacing w:val="-3"/>
          <w:sz w:val="18"/>
          <w:szCs w:val="18"/>
          <w:lang w:val="es-ES_tradnl"/>
        </w:rPr>
        <w:t xml:space="preserve">Siendo en </w:t>
      </w:r>
      <w:r w:rsidR="00F56D6C" w:rsidRPr="00C63C20">
        <w:rPr>
          <w:rFonts w:asciiTheme="majorHAnsi" w:hAnsiTheme="majorHAnsi" w:cstheme="majorHAnsi"/>
          <w:spacing w:val="-3"/>
          <w:sz w:val="18"/>
          <w:szCs w:val="18"/>
          <w:lang w:val="es-ES_tradnl"/>
        </w:rPr>
        <w:t>última</w:t>
      </w:r>
      <w:r w:rsidR="00196D92" w:rsidRPr="00C63C20">
        <w:rPr>
          <w:rFonts w:asciiTheme="majorHAnsi" w:hAnsiTheme="majorHAnsi" w:cstheme="majorHAnsi"/>
          <w:spacing w:val="-3"/>
          <w:sz w:val="18"/>
          <w:szCs w:val="18"/>
          <w:lang w:val="es-ES_tradnl"/>
        </w:rPr>
        <w:t xml:space="preserve"> instancia el responsable absoluto de levantar o </w:t>
      </w:r>
      <w:r w:rsidR="00F56D6C" w:rsidRPr="00C63C20">
        <w:rPr>
          <w:rFonts w:asciiTheme="majorHAnsi" w:hAnsiTheme="majorHAnsi" w:cstheme="majorHAnsi"/>
          <w:spacing w:val="-3"/>
          <w:sz w:val="18"/>
          <w:szCs w:val="18"/>
          <w:lang w:val="es-ES_tradnl"/>
        </w:rPr>
        <w:t>cancelar</w:t>
      </w:r>
      <w:r w:rsidR="00196D92" w:rsidRPr="00C63C20">
        <w:rPr>
          <w:rFonts w:asciiTheme="majorHAnsi" w:hAnsiTheme="majorHAnsi" w:cstheme="majorHAnsi"/>
          <w:spacing w:val="-3"/>
          <w:sz w:val="18"/>
          <w:szCs w:val="18"/>
          <w:lang w:val="es-ES_tradnl"/>
        </w:rPr>
        <w:t xml:space="preserve">, obligaciones, limitaciones o prohibiciones que pesen sobre el VEHICULO previo a su comercialización. </w:t>
      </w:r>
    </w:p>
    <w:p w14:paraId="7BEBFD8F" w14:textId="25AEA0FA" w:rsidR="00B57F07" w:rsidRPr="00C63C20" w:rsidRDefault="00B57F07" w:rsidP="72A702E5">
      <w:pPr>
        <w:suppressAutoHyphens/>
        <w:spacing w:before="240" w:after="240"/>
        <w:ind w:right="18"/>
        <w:jc w:val="both"/>
        <w:rPr>
          <w:rFonts w:asciiTheme="majorHAnsi" w:hAnsiTheme="majorHAnsi" w:cstheme="majorBidi"/>
          <w:b/>
          <w:bCs/>
          <w:spacing w:val="-3"/>
          <w:sz w:val="18"/>
          <w:szCs w:val="18"/>
          <w:lang w:val="es-ES"/>
        </w:rPr>
      </w:pPr>
      <w:r w:rsidRPr="00C63C20">
        <w:rPr>
          <w:rFonts w:asciiTheme="majorHAnsi" w:hAnsiTheme="majorHAnsi" w:cstheme="majorBidi"/>
          <w:b/>
          <w:bCs/>
          <w:spacing w:val="-3"/>
          <w:sz w:val="18"/>
          <w:szCs w:val="18"/>
          <w:lang w:val="es-ES"/>
        </w:rPr>
        <w:lastRenderedPageBreak/>
        <w:t xml:space="preserve">CLÁUSULA </w:t>
      </w:r>
      <w:r w:rsidR="00C63C20" w:rsidRPr="00C63C20">
        <w:rPr>
          <w:rFonts w:asciiTheme="majorHAnsi" w:hAnsiTheme="majorHAnsi" w:cstheme="majorBidi"/>
          <w:b/>
          <w:bCs/>
          <w:spacing w:val="-3"/>
          <w:sz w:val="18"/>
          <w:szCs w:val="18"/>
          <w:lang w:val="es-ES"/>
        </w:rPr>
        <w:t>SÉPTIMA. -</w:t>
      </w:r>
      <w:r w:rsidRPr="00C63C20">
        <w:rPr>
          <w:rFonts w:asciiTheme="majorHAnsi" w:hAnsiTheme="majorHAnsi" w:cstheme="majorBidi"/>
          <w:b/>
          <w:bCs/>
          <w:spacing w:val="-3"/>
          <w:sz w:val="18"/>
          <w:szCs w:val="18"/>
          <w:lang w:val="es-ES"/>
        </w:rPr>
        <w:t xml:space="preserve"> DERECHOS Y OBLIGACIONES DEL </w:t>
      </w:r>
      <w:r w:rsidR="00635C04" w:rsidRPr="00C63C20">
        <w:rPr>
          <w:rFonts w:asciiTheme="majorHAnsi" w:hAnsiTheme="majorHAnsi" w:cstheme="majorBidi"/>
          <w:b/>
          <w:bCs/>
          <w:spacing w:val="-3"/>
          <w:sz w:val="18"/>
          <w:szCs w:val="18"/>
          <w:lang w:val="es-ES"/>
        </w:rPr>
        <w:t>GENERADOR DE INSTRUCCIONES</w:t>
      </w:r>
      <w:r w:rsidRPr="00C63C20">
        <w:rPr>
          <w:rFonts w:asciiTheme="majorHAnsi" w:hAnsiTheme="majorHAnsi" w:cstheme="majorBidi"/>
          <w:b/>
          <w:bCs/>
          <w:spacing w:val="-3"/>
          <w:sz w:val="18"/>
          <w:szCs w:val="18"/>
          <w:lang w:val="es-ES"/>
        </w:rPr>
        <w:t xml:space="preserve">: </w:t>
      </w:r>
    </w:p>
    <w:p w14:paraId="41574158" w14:textId="6808BC3F" w:rsidR="006404C9" w:rsidRPr="00C63C20" w:rsidRDefault="006404C9" w:rsidP="00B91011">
      <w:pPr>
        <w:suppressAutoHyphens/>
        <w:ind w:right="18"/>
        <w:jc w:val="both"/>
        <w:rPr>
          <w:rFonts w:asciiTheme="majorHAnsi" w:hAnsiTheme="majorHAnsi" w:cstheme="majorHAnsi"/>
          <w:sz w:val="18"/>
          <w:szCs w:val="18"/>
          <w:u w:val="single"/>
        </w:rPr>
      </w:pPr>
      <w:r w:rsidRPr="00C63C20">
        <w:rPr>
          <w:rFonts w:asciiTheme="majorHAnsi" w:hAnsiTheme="majorHAnsi" w:cstheme="majorHAnsi"/>
          <w:b/>
          <w:spacing w:val="-3"/>
          <w:sz w:val="18"/>
          <w:szCs w:val="18"/>
          <w:u w:val="single"/>
          <w:lang w:val="es-ES_tradnl"/>
        </w:rPr>
        <w:t xml:space="preserve">7.1. </w:t>
      </w:r>
      <w:r w:rsidRPr="00C63C20">
        <w:rPr>
          <w:rFonts w:asciiTheme="majorHAnsi" w:hAnsiTheme="majorHAnsi" w:cstheme="majorHAnsi"/>
          <w:sz w:val="18"/>
          <w:szCs w:val="18"/>
          <w:u w:val="single"/>
        </w:rPr>
        <w:t xml:space="preserve">Serán derechos del </w:t>
      </w:r>
      <w:r w:rsidR="00635C04" w:rsidRPr="00C63C20">
        <w:rPr>
          <w:rFonts w:asciiTheme="majorHAnsi" w:hAnsiTheme="majorHAnsi" w:cstheme="majorHAnsi"/>
          <w:sz w:val="18"/>
          <w:szCs w:val="18"/>
          <w:u w:val="single"/>
        </w:rPr>
        <w:t>GENERADOR DE INSTRUCCIONES</w:t>
      </w:r>
      <w:r w:rsidRPr="00C63C20">
        <w:rPr>
          <w:rFonts w:asciiTheme="majorHAnsi" w:hAnsiTheme="majorHAnsi" w:cstheme="majorHAnsi"/>
          <w:sz w:val="18"/>
          <w:szCs w:val="18"/>
          <w:u w:val="single"/>
        </w:rPr>
        <w:t>:</w:t>
      </w:r>
    </w:p>
    <w:p w14:paraId="2B4EDC6B" w14:textId="77777777" w:rsidR="00635C04" w:rsidRPr="00C63C20" w:rsidRDefault="00635C04" w:rsidP="00B91011">
      <w:pPr>
        <w:suppressAutoHyphens/>
        <w:ind w:right="18"/>
        <w:jc w:val="both"/>
        <w:rPr>
          <w:rFonts w:asciiTheme="majorHAnsi" w:hAnsiTheme="majorHAnsi" w:cstheme="majorHAnsi"/>
          <w:b/>
          <w:spacing w:val="-3"/>
          <w:sz w:val="18"/>
          <w:szCs w:val="18"/>
          <w:u w:val="single"/>
          <w:lang w:val="es-ES_tradnl"/>
        </w:rPr>
      </w:pPr>
    </w:p>
    <w:p w14:paraId="4B72A1B6" w14:textId="77777777" w:rsidR="006404C9" w:rsidRPr="00C63C20" w:rsidRDefault="006404C9" w:rsidP="00B91011">
      <w:pPr>
        <w:jc w:val="both"/>
        <w:rPr>
          <w:rFonts w:asciiTheme="majorHAnsi" w:hAnsiTheme="majorHAnsi" w:cstheme="majorHAnsi"/>
          <w:b/>
          <w:sz w:val="18"/>
          <w:szCs w:val="18"/>
        </w:rPr>
      </w:pPr>
      <w:r w:rsidRPr="00C63C20">
        <w:rPr>
          <w:rFonts w:asciiTheme="majorHAnsi" w:hAnsiTheme="majorHAnsi" w:cstheme="majorHAnsi"/>
          <w:sz w:val="18"/>
          <w:szCs w:val="18"/>
        </w:rPr>
        <w:t xml:space="preserve">7.1.1. Instruir al ENCARGO para dar cumplimiento al MANDATO conferido en el presente contrato. </w:t>
      </w:r>
    </w:p>
    <w:p w14:paraId="07B2ADAB" w14:textId="77777777" w:rsidR="006404C9" w:rsidRPr="00C63C20" w:rsidRDefault="006404C9" w:rsidP="00B91011">
      <w:pPr>
        <w:jc w:val="both"/>
        <w:rPr>
          <w:rFonts w:asciiTheme="majorHAnsi" w:hAnsiTheme="majorHAnsi" w:cstheme="majorHAnsi"/>
          <w:b/>
          <w:sz w:val="18"/>
          <w:szCs w:val="18"/>
        </w:rPr>
      </w:pPr>
      <w:r w:rsidRPr="00C63C20">
        <w:rPr>
          <w:rFonts w:asciiTheme="majorHAnsi" w:hAnsiTheme="majorHAnsi" w:cstheme="majorHAnsi"/>
          <w:bCs/>
          <w:sz w:val="18"/>
          <w:szCs w:val="18"/>
        </w:rPr>
        <w:t>7.1.2.</w:t>
      </w:r>
      <w:r w:rsidRPr="00C63C20">
        <w:rPr>
          <w:rFonts w:asciiTheme="majorHAnsi" w:hAnsiTheme="majorHAnsi" w:cstheme="majorHAnsi"/>
          <w:sz w:val="18"/>
          <w:szCs w:val="18"/>
        </w:rPr>
        <w:t xml:space="preserve"> Los demás determinados en la Ley y el presente contrato. </w:t>
      </w:r>
    </w:p>
    <w:p w14:paraId="4C7B586F" w14:textId="77777777" w:rsidR="00B91011" w:rsidRPr="00C63C20" w:rsidRDefault="00B91011" w:rsidP="00B91011">
      <w:pPr>
        <w:jc w:val="both"/>
        <w:rPr>
          <w:rFonts w:asciiTheme="majorHAnsi" w:hAnsiTheme="majorHAnsi" w:cstheme="majorHAnsi"/>
          <w:b/>
          <w:bCs/>
          <w:sz w:val="18"/>
          <w:szCs w:val="18"/>
          <w:u w:val="single"/>
        </w:rPr>
      </w:pPr>
    </w:p>
    <w:p w14:paraId="6CBD37D5" w14:textId="351BB422" w:rsidR="006404C9" w:rsidRPr="00C63C20" w:rsidRDefault="006404C9" w:rsidP="00B91011">
      <w:pPr>
        <w:jc w:val="both"/>
        <w:rPr>
          <w:rFonts w:asciiTheme="majorHAnsi" w:hAnsiTheme="majorHAnsi" w:cstheme="majorHAnsi"/>
          <w:b/>
          <w:sz w:val="18"/>
          <w:szCs w:val="18"/>
          <w:u w:val="single"/>
        </w:rPr>
      </w:pPr>
      <w:r w:rsidRPr="00C63C20">
        <w:rPr>
          <w:rFonts w:asciiTheme="majorHAnsi" w:hAnsiTheme="majorHAnsi" w:cstheme="majorHAnsi"/>
          <w:b/>
          <w:bCs/>
          <w:sz w:val="18"/>
          <w:szCs w:val="18"/>
          <w:u w:val="single"/>
        </w:rPr>
        <w:t xml:space="preserve">7.2. </w:t>
      </w:r>
      <w:r w:rsidRPr="00C63C20">
        <w:rPr>
          <w:rFonts w:asciiTheme="majorHAnsi" w:hAnsiTheme="majorHAnsi" w:cstheme="majorHAnsi"/>
          <w:sz w:val="18"/>
          <w:szCs w:val="18"/>
          <w:u w:val="single"/>
        </w:rPr>
        <w:t xml:space="preserve">Serán obligaciones del </w:t>
      </w:r>
      <w:r w:rsidR="00635C04" w:rsidRPr="00C63C20">
        <w:rPr>
          <w:rFonts w:asciiTheme="majorHAnsi" w:hAnsiTheme="majorHAnsi" w:cstheme="majorHAnsi"/>
          <w:sz w:val="18"/>
          <w:szCs w:val="18"/>
          <w:u w:val="single"/>
        </w:rPr>
        <w:t>GENERADOR DE INSTRUCCIONES</w:t>
      </w:r>
      <w:r w:rsidRPr="00C63C20">
        <w:rPr>
          <w:rFonts w:asciiTheme="majorHAnsi" w:hAnsiTheme="majorHAnsi" w:cstheme="majorHAnsi"/>
          <w:sz w:val="18"/>
          <w:szCs w:val="18"/>
          <w:u w:val="single"/>
        </w:rPr>
        <w:t>:</w:t>
      </w:r>
    </w:p>
    <w:p w14:paraId="1A389CEC" w14:textId="77777777" w:rsidR="00635C04" w:rsidRPr="00C63C20" w:rsidRDefault="00635C04" w:rsidP="00B91011">
      <w:pPr>
        <w:jc w:val="both"/>
        <w:rPr>
          <w:rFonts w:asciiTheme="majorHAnsi" w:hAnsiTheme="majorHAnsi" w:cstheme="majorHAnsi"/>
          <w:sz w:val="18"/>
          <w:szCs w:val="18"/>
        </w:rPr>
      </w:pPr>
    </w:p>
    <w:p w14:paraId="3213E7DB" w14:textId="0B6AC5F2" w:rsidR="006404C9" w:rsidRPr="00C63C20" w:rsidRDefault="006404C9" w:rsidP="00B91011">
      <w:pPr>
        <w:jc w:val="both"/>
        <w:rPr>
          <w:rFonts w:asciiTheme="majorHAnsi" w:hAnsiTheme="majorHAnsi" w:cstheme="majorHAnsi"/>
          <w:sz w:val="18"/>
          <w:szCs w:val="18"/>
        </w:rPr>
      </w:pPr>
      <w:r w:rsidRPr="00C63C20">
        <w:rPr>
          <w:rFonts w:asciiTheme="majorHAnsi" w:hAnsiTheme="majorHAnsi" w:cstheme="majorHAnsi"/>
          <w:sz w:val="18"/>
          <w:szCs w:val="18"/>
        </w:rPr>
        <w:t xml:space="preserve">7.2.1 Notificar cualquier hecho relevante sobre el cumplimiento de las instrucciones del presente ENCARGO. </w:t>
      </w:r>
    </w:p>
    <w:p w14:paraId="1CA9B5D4" w14:textId="74382D23" w:rsidR="0024091D" w:rsidRPr="00C63C20" w:rsidRDefault="0024091D" w:rsidP="00B91011">
      <w:pPr>
        <w:ind w:right="18"/>
        <w:jc w:val="both"/>
        <w:rPr>
          <w:rFonts w:asciiTheme="majorHAnsi" w:hAnsiTheme="majorHAnsi" w:cstheme="majorHAnsi"/>
          <w:spacing w:val="-3"/>
          <w:sz w:val="18"/>
          <w:szCs w:val="18"/>
          <w:lang w:val="es-ES_tradnl"/>
        </w:rPr>
      </w:pPr>
      <w:r w:rsidRPr="00C63C20">
        <w:rPr>
          <w:rFonts w:asciiTheme="majorHAnsi" w:hAnsiTheme="majorHAnsi" w:cstheme="majorHAnsi"/>
          <w:sz w:val="18"/>
          <w:szCs w:val="18"/>
          <w:lang w:val="es-ES_tradnl"/>
        </w:rPr>
        <w:t xml:space="preserve">7.2.2. Cancelar puntual y cabalmente las comisiones de la FIDUCIARIA y los gastos generados, conforme a lo establecido en el presente contrato. </w:t>
      </w:r>
    </w:p>
    <w:p w14:paraId="40B2919A" w14:textId="4F0CB97F" w:rsidR="006404C9" w:rsidRPr="00C63C20" w:rsidRDefault="006404C9" w:rsidP="00B91011">
      <w:pPr>
        <w:jc w:val="both"/>
        <w:rPr>
          <w:rFonts w:asciiTheme="majorHAnsi" w:hAnsiTheme="majorHAnsi" w:cstheme="majorHAnsi"/>
          <w:b/>
          <w:sz w:val="18"/>
          <w:szCs w:val="18"/>
        </w:rPr>
      </w:pPr>
      <w:r w:rsidRPr="00C63C20">
        <w:rPr>
          <w:rFonts w:asciiTheme="majorHAnsi" w:hAnsiTheme="majorHAnsi" w:cstheme="majorHAnsi"/>
          <w:sz w:val="18"/>
          <w:szCs w:val="18"/>
        </w:rPr>
        <w:t>7.2.</w:t>
      </w:r>
      <w:r w:rsidR="0024091D" w:rsidRPr="00C63C20">
        <w:rPr>
          <w:rFonts w:asciiTheme="majorHAnsi" w:hAnsiTheme="majorHAnsi" w:cstheme="majorHAnsi"/>
          <w:sz w:val="18"/>
          <w:szCs w:val="18"/>
        </w:rPr>
        <w:t>3</w:t>
      </w:r>
      <w:r w:rsidRPr="00C63C20">
        <w:rPr>
          <w:rFonts w:asciiTheme="majorHAnsi" w:hAnsiTheme="majorHAnsi" w:cstheme="majorHAnsi"/>
          <w:sz w:val="18"/>
          <w:szCs w:val="18"/>
        </w:rPr>
        <w:t xml:space="preserve">. Los demás determinados en la Ley y el presente contrato. </w:t>
      </w:r>
    </w:p>
    <w:p w14:paraId="6A5288FD" w14:textId="1E16E869" w:rsidR="00B903EB" w:rsidRPr="00C63C20" w:rsidRDefault="009D7974" w:rsidP="72A702E5">
      <w:pPr>
        <w:suppressAutoHyphens/>
        <w:spacing w:before="240" w:after="240"/>
        <w:ind w:right="18"/>
        <w:jc w:val="both"/>
        <w:rPr>
          <w:rFonts w:asciiTheme="majorHAnsi" w:hAnsiTheme="majorHAnsi" w:cstheme="majorBidi"/>
          <w:b/>
          <w:bCs/>
          <w:spacing w:val="-3"/>
          <w:sz w:val="18"/>
          <w:szCs w:val="18"/>
          <w:lang w:val="es-ES"/>
        </w:rPr>
      </w:pPr>
      <w:r w:rsidRPr="00C63C20">
        <w:rPr>
          <w:rFonts w:asciiTheme="majorHAnsi" w:hAnsiTheme="majorHAnsi" w:cstheme="majorBidi"/>
          <w:b/>
          <w:bCs/>
          <w:spacing w:val="-3"/>
          <w:sz w:val="18"/>
          <w:szCs w:val="18"/>
          <w:lang w:val="es-ES"/>
        </w:rPr>
        <w:t xml:space="preserve">CLÁUSULA </w:t>
      </w:r>
      <w:r w:rsidR="00C63C20" w:rsidRPr="00C63C20">
        <w:rPr>
          <w:rFonts w:asciiTheme="majorHAnsi" w:hAnsiTheme="majorHAnsi" w:cstheme="majorBidi"/>
          <w:b/>
          <w:bCs/>
          <w:spacing w:val="-3"/>
          <w:sz w:val="18"/>
          <w:szCs w:val="18"/>
          <w:lang w:val="es-ES"/>
        </w:rPr>
        <w:t>OCTAVA. -</w:t>
      </w:r>
      <w:r w:rsidRPr="00C63C20">
        <w:rPr>
          <w:rFonts w:asciiTheme="majorHAnsi" w:hAnsiTheme="majorHAnsi" w:cstheme="majorBidi"/>
          <w:b/>
          <w:bCs/>
          <w:spacing w:val="-3"/>
          <w:sz w:val="18"/>
          <w:szCs w:val="18"/>
          <w:lang w:val="es-ES"/>
        </w:rPr>
        <w:t xml:space="preserve"> HONORARIOS:</w:t>
      </w:r>
      <w:r w:rsidR="00B91011" w:rsidRPr="00C63C20">
        <w:rPr>
          <w:rFonts w:asciiTheme="majorHAnsi" w:hAnsiTheme="majorHAnsi" w:cstheme="majorBidi"/>
          <w:b/>
          <w:bCs/>
          <w:spacing w:val="-3"/>
          <w:sz w:val="18"/>
          <w:szCs w:val="18"/>
          <w:lang w:val="es-ES"/>
        </w:rPr>
        <w:t xml:space="preserve"> </w:t>
      </w:r>
      <w:r w:rsidR="00B903EB" w:rsidRPr="00C63C20">
        <w:rPr>
          <w:rFonts w:asciiTheme="majorHAnsi" w:hAnsiTheme="majorHAnsi" w:cstheme="majorBidi"/>
          <w:spacing w:val="-3"/>
          <w:sz w:val="18"/>
          <w:szCs w:val="18"/>
          <w:lang w:val="es-ES"/>
        </w:rPr>
        <w:t>Se determinan como comisiones de la FIDUCIARIA por el desempeño de su gestión los siguientes valores:</w:t>
      </w:r>
    </w:p>
    <w:p w14:paraId="483BE64E" w14:textId="156CFA2D" w:rsidR="009D7974" w:rsidRPr="00C63C20" w:rsidRDefault="009D7974" w:rsidP="009D7974">
      <w:pPr>
        <w:suppressAutoHyphens/>
        <w:spacing w:before="240" w:after="240"/>
        <w:ind w:right="18"/>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 xml:space="preserve">8.1. Por la estructuración, administración y liquidación del presente encargo fiduciario una comisión única de USD$ </w:t>
      </w:r>
      <w:r w:rsidR="00037D7E" w:rsidRPr="00C63C20">
        <w:rPr>
          <w:rFonts w:asciiTheme="majorHAnsi" w:hAnsiTheme="majorHAnsi" w:cstheme="majorHAnsi"/>
          <w:sz w:val="18"/>
          <w:szCs w:val="18"/>
          <w:lang w:val="es-ES_tradnl"/>
        </w:rPr>
        <w:t>4</w:t>
      </w:r>
      <w:r w:rsidR="00D713B7" w:rsidRPr="00C63C20">
        <w:rPr>
          <w:rFonts w:asciiTheme="majorHAnsi" w:hAnsiTheme="majorHAnsi" w:cstheme="majorHAnsi"/>
          <w:sz w:val="18"/>
          <w:szCs w:val="18"/>
          <w:lang w:val="es-ES_tradnl"/>
        </w:rPr>
        <w:t>0</w:t>
      </w:r>
      <w:r w:rsidRPr="00C63C20">
        <w:rPr>
          <w:rFonts w:asciiTheme="majorHAnsi" w:hAnsiTheme="majorHAnsi" w:cstheme="majorHAnsi"/>
          <w:sz w:val="18"/>
          <w:szCs w:val="18"/>
          <w:lang w:val="es-ES_tradnl"/>
        </w:rPr>
        <w:t>,00 (</w:t>
      </w:r>
      <w:r w:rsidR="00037D7E" w:rsidRPr="00C63C20">
        <w:rPr>
          <w:rFonts w:asciiTheme="majorHAnsi" w:hAnsiTheme="majorHAnsi" w:cstheme="majorHAnsi"/>
          <w:sz w:val="18"/>
          <w:szCs w:val="18"/>
          <w:lang w:val="es-ES_tradnl"/>
        </w:rPr>
        <w:t xml:space="preserve">CUARENTA </w:t>
      </w:r>
      <w:r w:rsidRPr="00C63C20">
        <w:rPr>
          <w:rFonts w:asciiTheme="majorHAnsi" w:hAnsiTheme="majorHAnsi" w:cstheme="majorHAnsi"/>
          <w:sz w:val="18"/>
          <w:szCs w:val="18"/>
          <w:lang w:val="es-ES_tradnl"/>
        </w:rPr>
        <w:t>DÓLARES DE LOS ESTADOS UNIDOS DE AMÉRICA).</w:t>
      </w:r>
    </w:p>
    <w:p w14:paraId="3CFF1567" w14:textId="77777777" w:rsidR="009D7974" w:rsidRPr="00C63C20" w:rsidRDefault="009D7974" w:rsidP="009D7974">
      <w:pPr>
        <w:suppressAutoHyphens/>
        <w:spacing w:before="240" w:after="240"/>
        <w:ind w:right="18"/>
        <w:jc w:val="both"/>
        <w:rPr>
          <w:rFonts w:asciiTheme="majorHAnsi" w:hAnsiTheme="majorHAnsi" w:cstheme="majorHAnsi"/>
          <w:spacing w:val="-3"/>
          <w:sz w:val="18"/>
          <w:szCs w:val="18"/>
          <w:lang w:val="es-ES_tradnl"/>
        </w:rPr>
      </w:pPr>
      <w:r w:rsidRPr="00C63C20">
        <w:rPr>
          <w:rFonts w:asciiTheme="majorHAnsi" w:hAnsiTheme="majorHAnsi" w:cstheme="majorHAnsi"/>
          <w:spacing w:val="-3"/>
          <w:sz w:val="18"/>
          <w:szCs w:val="18"/>
          <w:lang w:val="es-ES_tradnl"/>
        </w:rPr>
        <w:t>A los valores que por honorarios y comisiones se facture se incrementará el porcentaje correspondiente al Impuesto al Valor Agregado (IVA) que se encuentre vigente conforme la legislación tributaria ecuatoriana, practicándose además las retenciones a que hubiere lugar. Se excluye del honorario pactado los siguientes conceptos y servicios: costos y gastos de movilización del personal de la FIDUCIARIA a ciudades distintas del domicilio principal de la Fiduciaria; costos por auditoría externa en caso de que hubiera; costos de traspaso de FIDUCIARIA; trámites legales y notariales que fueren menester; honorarios de profesionales en derecho derivado de la defensa de intereses del ENCARGO.</w:t>
      </w:r>
    </w:p>
    <w:p w14:paraId="63BBDBC8" w14:textId="01E99022" w:rsidR="009D7974" w:rsidRPr="00C63C20" w:rsidRDefault="009D7974" w:rsidP="72A702E5">
      <w:pPr>
        <w:jc w:val="both"/>
        <w:rPr>
          <w:rFonts w:asciiTheme="majorHAnsi" w:hAnsiTheme="majorHAnsi" w:cstheme="majorBidi"/>
          <w:sz w:val="18"/>
          <w:szCs w:val="18"/>
          <w:lang w:val="es-ES"/>
        </w:rPr>
      </w:pPr>
      <w:r w:rsidRPr="00C63C20">
        <w:rPr>
          <w:rFonts w:asciiTheme="majorHAnsi" w:hAnsiTheme="majorHAnsi" w:cstheme="majorBidi"/>
          <w:b/>
          <w:bCs/>
          <w:spacing w:val="-3"/>
          <w:sz w:val="18"/>
          <w:szCs w:val="18"/>
          <w:lang w:val="es-ES"/>
        </w:rPr>
        <w:t xml:space="preserve">CLÁUSULA </w:t>
      </w:r>
      <w:r w:rsidR="00C63C20" w:rsidRPr="00C63C20">
        <w:rPr>
          <w:rFonts w:asciiTheme="majorHAnsi" w:hAnsiTheme="majorHAnsi" w:cstheme="majorBidi"/>
          <w:b/>
          <w:bCs/>
          <w:spacing w:val="-3"/>
          <w:sz w:val="18"/>
          <w:szCs w:val="18"/>
          <w:lang w:val="es-ES"/>
        </w:rPr>
        <w:t>NOVENA. -</w:t>
      </w:r>
      <w:r w:rsidRPr="00C63C20">
        <w:rPr>
          <w:rFonts w:asciiTheme="majorHAnsi" w:hAnsiTheme="majorHAnsi" w:cstheme="majorBidi"/>
          <w:b/>
          <w:bCs/>
          <w:spacing w:val="-3"/>
          <w:sz w:val="18"/>
          <w:szCs w:val="18"/>
          <w:lang w:val="es-ES"/>
        </w:rPr>
        <w:t xml:space="preserve"> DECLARACIONES ESPECIALES DE EL/LOS/LAS CONSTITUYENTE(S):</w:t>
      </w:r>
      <w:r w:rsidR="008B721A" w:rsidRPr="00C63C20">
        <w:rPr>
          <w:rFonts w:asciiTheme="majorHAnsi" w:hAnsiTheme="majorHAnsi" w:cstheme="majorBidi"/>
          <w:b/>
          <w:bCs/>
          <w:spacing w:val="-3"/>
          <w:sz w:val="18"/>
          <w:szCs w:val="18"/>
          <w:lang w:val="es-ES"/>
        </w:rPr>
        <w:t xml:space="preserve"> </w:t>
      </w:r>
      <w:r w:rsidRPr="00C63C20">
        <w:rPr>
          <w:rFonts w:asciiTheme="majorHAnsi" w:hAnsiTheme="majorHAnsi" w:cstheme="majorBidi"/>
          <w:sz w:val="18"/>
          <w:szCs w:val="18"/>
          <w:lang w:val="es-ES"/>
        </w:rPr>
        <w:t>El/La/Los CONSTITUYENTE(S) declaran de manera expresa:</w:t>
      </w:r>
    </w:p>
    <w:p w14:paraId="0CEAA9BA" w14:textId="77777777" w:rsidR="00A377B5" w:rsidRPr="00C63C20" w:rsidRDefault="00A377B5" w:rsidP="008B721A">
      <w:pPr>
        <w:jc w:val="both"/>
        <w:rPr>
          <w:rFonts w:asciiTheme="majorHAnsi" w:hAnsiTheme="majorHAnsi" w:cstheme="majorHAnsi"/>
          <w:sz w:val="18"/>
          <w:szCs w:val="18"/>
          <w:lang w:val="es-ES_tradnl"/>
        </w:rPr>
      </w:pPr>
    </w:p>
    <w:p w14:paraId="70553568" w14:textId="77777777" w:rsidR="00B57F07" w:rsidRPr="00C63C20"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18"/>
          <w:szCs w:val="18"/>
          <w:lang w:val="es-ES_tradnl"/>
        </w:rPr>
      </w:pPr>
    </w:p>
    <w:p w14:paraId="0FEEB8B7" w14:textId="77777777" w:rsidR="00B57F07" w:rsidRPr="00C63C20"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18"/>
          <w:szCs w:val="18"/>
          <w:lang w:val="es-ES_tradnl"/>
        </w:rPr>
      </w:pPr>
    </w:p>
    <w:p w14:paraId="6E1FB064" w14:textId="5A2E57B2" w:rsidR="009D7974" w:rsidRPr="00C63C20" w:rsidRDefault="00B57F07" w:rsidP="008B721A">
      <w:pPr>
        <w:suppressAutoHyphens/>
        <w:ind w:left="851" w:right="18" w:hanging="851"/>
        <w:jc w:val="both"/>
        <w:rPr>
          <w:rFonts w:asciiTheme="majorHAnsi" w:hAnsiTheme="majorHAnsi" w:cstheme="majorHAnsi"/>
          <w:spacing w:val="-2"/>
          <w:sz w:val="18"/>
          <w:szCs w:val="18"/>
          <w:lang w:val="es-ES_tradnl"/>
        </w:rPr>
      </w:pPr>
      <w:r w:rsidRPr="00C63C20">
        <w:rPr>
          <w:rFonts w:asciiTheme="majorHAnsi" w:hAnsiTheme="majorHAnsi" w:cstheme="majorHAnsi"/>
          <w:spacing w:val="-2"/>
          <w:sz w:val="18"/>
          <w:szCs w:val="18"/>
          <w:lang w:val="es-ES_tradnl"/>
        </w:rPr>
        <w:t>9.1.</w:t>
      </w:r>
      <w:r w:rsidRPr="00C63C20">
        <w:rPr>
          <w:rFonts w:asciiTheme="majorHAnsi" w:hAnsiTheme="majorHAnsi" w:cstheme="majorHAnsi"/>
          <w:spacing w:val="-2"/>
          <w:sz w:val="18"/>
          <w:szCs w:val="18"/>
          <w:lang w:val="es-ES_tradnl"/>
        </w:rPr>
        <w:tab/>
      </w:r>
      <w:r w:rsidR="009D7974" w:rsidRPr="00C63C20">
        <w:rPr>
          <w:rFonts w:asciiTheme="majorHAnsi" w:hAnsiTheme="majorHAnsi" w:cstheme="majorHAnsi"/>
          <w:spacing w:val="-2"/>
          <w:sz w:val="18"/>
          <w:szCs w:val="18"/>
          <w:lang w:val="es-ES_tradnl"/>
        </w:rPr>
        <w:t xml:space="preserve">Que no existe(n) impedimentos legales para otorgar el presente MANDATO. </w:t>
      </w:r>
    </w:p>
    <w:p w14:paraId="50BEE855" w14:textId="77777777" w:rsidR="009D7974" w:rsidRPr="00C63C20" w:rsidRDefault="009D7974" w:rsidP="008B721A">
      <w:pPr>
        <w:suppressAutoHyphens/>
        <w:ind w:left="851" w:right="18" w:hanging="851"/>
        <w:jc w:val="both"/>
        <w:rPr>
          <w:rFonts w:asciiTheme="majorHAnsi" w:hAnsiTheme="majorHAnsi" w:cstheme="majorHAnsi"/>
          <w:spacing w:val="-2"/>
          <w:sz w:val="18"/>
          <w:szCs w:val="18"/>
          <w:lang w:val="es-ES_tradnl"/>
        </w:rPr>
      </w:pPr>
      <w:r w:rsidRPr="00C63C20">
        <w:rPr>
          <w:rFonts w:asciiTheme="majorHAnsi" w:hAnsiTheme="majorHAnsi" w:cstheme="majorHAnsi"/>
          <w:spacing w:val="-2"/>
          <w:sz w:val="18"/>
          <w:szCs w:val="18"/>
          <w:lang w:val="es-ES_tradnl"/>
        </w:rPr>
        <w:t>9.2.</w:t>
      </w:r>
      <w:r w:rsidRPr="00C63C20">
        <w:rPr>
          <w:rFonts w:asciiTheme="majorHAnsi" w:hAnsiTheme="majorHAnsi" w:cstheme="majorHAnsi"/>
          <w:spacing w:val="-2"/>
          <w:sz w:val="18"/>
          <w:szCs w:val="18"/>
          <w:lang w:val="es-ES_tradnl"/>
        </w:rPr>
        <w:tab/>
        <w:t>Que suscribe(n) este contrato libre y voluntariamente por así convenir a sus intereses y que conoce(n) y acepta(n) en todas sus partes el contenido del presente contrato.</w:t>
      </w:r>
    </w:p>
    <w:p w14:paraId="46E3F665" w14:textId="77777777" w:rsidR="009D7974" w:rsidRPr="00C63C20" w:rsidRDefault="009D7974" w:rsidP="008B721A">
      <w:pPr>
        <w:suppressAutoHyphens/>
        <w:ind w:left="851" w:right="18" w:hanging="851"/>
        <w:jc w:val="both"/>
        <w:rPr>
          <w:rFonts w:asciiTheme="majorHAnsi" w:hAnsiTheme="majorHAnsi" w:cstheme="majorHAnsi"/>
          <w:spacing w:val="-2"/>
          <w:sz w:val="18"/>
          <w:szCs w:val="18"/>
          <w:lang w:val="es-ES_tradnl"/>
        </w:rPr>
      </w:pPr>
      <w:r w:rsidRPr="00C63C20">
        <w:rPr>
          <w:rFonts w:asciiTheme="majorHAnsi" w:hAnsiTheme="majorHAnsi" w:cstheme="majorHAnsi"/>
          <w:spacing w:val="-2"/>
          <w:sz w:val="18"/>
          <w:szCs w:val="18"/>
          <w:lang w:val="es-ES_tradnl"/>
        </w:rPr>
        <w:t>9.3.</w:t>
      </w:r>
      <w:r w:rsidRPr="00C63C20">
        <w:rPr>
          <w:rFonts w:asciiTheme="majorHAnsi" w:hAnsiTheme="majorHAnsi" w:cstheme="majorHAnsi"/>
          <w:spacing w:val="-2"/>
          <w:sz w:val="18"/>
          <w:szCs w:val="18"/>
          <w:lang w:val="es-ES_tradnl"/>
        </w:rPr>
        <w:tab/>
        <w:t>Que la constitución del presente ENCARGO no tiene por objeto perjudicar a terceros.</w:t>
      </w:r>
    </w:p>
    <w:p w14:paraId="327061A6" w14:textId="77777777" w:rsidR="009D7974" w:rsidRPr="00C63C20" w:rsidRDefault="009D7974" w:rsidP="008B721A">
      <w:pPr>
        <w:suppressAutoHyphens/>
        <w:ind w:left="851" w:right="18" w:hanging="851"/>
        <w:jc w:val="both"/>
        <w:rPr>
          <w:rFonts w:asciiTheme="majorHAnsi" w:hAnsiTheme="majorHAnsi" w:cstheme="majorHAnsi"/>
          <w:spacing w:val="-2"/>
          <w:sz w:val="18"/>
          <w:szCs w:val="18"/>
          <w:lang w:val="es-ES_tradnl"/>
        </w:rPr>
      </w:pPr>
      <w:r w:rsidRPr="00C63C20">
        <w:rPr>
          <w:rFonts w:asciiTheme="majorHAnsi" w:hAnsiTheme="majorHAnsi" w:cstheme="majorHAnsi"/>
          <w:spacing w:val="-2"/>
          <w:sz w:val="18"/>
          <w:szCs w:val="18"/>
          <w:lang w:val="es-ES_tradnl"/>
        </w:rPr>
        <w:t>9.4.</w:t>
      </w:r>
      <w:r w:rsidRPr="00C63C20">
        <w:rPr>
          <w:rFonts w:asciiTheme="majorHAnsi" w:hAnsiTheme="majorHAnsi" w:cstheme="majorHAnsi"/>
          <w:spacing w:val="-2"/>
          <w:sz w:val="18"/>
          <w:szCs w:val="18"/>
          <w:lang w:val="es-ES_tradnl"/>
        </w:rPr>
        <w:tab/>
        <w:t xml:space="preserve">Que conoce(n) que el alcance de la responsabilidad de la FIDUCIARIA no irá más allá de lo previsto en la Ley de Mercado de Valores, su Reglamento y la </w:t>
      </w:r>
      <w:r w:rsidRPr="00C63C20">
        <w:rPr>
          <w:rFonts w:asciiTheme="majorHAnsi" w:hAnsiTheme="majorHAnsi" w:cstheme="majorHAnsi"/>
          <w:sz w:val="18"/>
          <w:szCs w:val="18"/>
        </w:rPr>
        <w:t>Codificación de Resoluciones Monetarias, Financieras, de Valores y Seguros</w:t>
      </w:r>
      <w:r w:rsidRPr="00C63C20">
        <w:rPr>
          <w:rFonts w:asciiTheme="majorHAnsi" w:hAnsiTheme="majorHAnsi" w:cstheme="majorHAnsi"/>
          <w:spacing w:val="-2"/>
          <w:sz w:val="18"/>
          <w:szCs w:val="18"/>
          <w:lang w:val="es-ES_tradnl"/>
        </w:rPr>
        <w:t>.</w:t>
      </w:r>
    </w:p>
    <w:p w14:paraId="1C5EF8CB" w14:textId="77777777" w:rsidR="009D7974" w:rsidRPr="00C63C20" w:rsidRDefault="009D7974" w:rsidP="008B721A">
      <w:pPr>
        <w:suppressAutoHyphens/>
        <w:ind w:left="851" w:right="18" w:hanging="851"/>
        <w:jc w:val="both"/>
        <w:rPr>
          <w:rFonts w:asciiTheme="majorHAnsi" w:hAnsiTheme="majorHAnsi" w:cstheme="majorHAnsi"/>
          <w:spacing w:val="-2"/>
          <w:sz w:val="18"/>
          <w:szCs w:val="18"/>
          <w:lang w:val="es-ES_tradnl"/>
        </w:rPr>
      </w:pPr>
      <w:r w:rsidRPr="00C63C20">
        <w:rPr>
          <w:rFonts w:asciiTheme="majorHAnsi" w:hAnsiTheme="majorHAnsi" w:cstheme="majorHAnsi"/>
          <w:spacing w:val="-3"/>
          <w:sz w:val="18"/>
          <w:szCs w:val="18"/>
          <w:lang w:val="es-ES_tradnl"/>
        </w:rPr>
        <w:t>9.5.</w:t>
      </w:r>
      <w:r w:rsidRPr="00C63C20">
        <w:rPr>
          <w:rFonts w:asciiTheme="majorHAnsi" w:hAnsiTheme="majorHAnsi" w:cstheme="majorHAnsi"/>
          <w:spacing w:val="-3"/>
          <w:sz w:val="18"/>
          <w:szCs w:val="18"/>
          <w:lang w:val="es-ES_tradnl"/>
        </w:rPr>
        <w:tab/>
        <w:t xml:space="preserve">Que </w:t>
      </w:r>
      <w:r w:rsidRPr="00C63C20">
        <w:rPr>
          <w:rFonts w:asciiTheme="majorHAnsi" w:hAnsiTheme="majorHAnsi" w:cstheme="majorHAnsi"/>
          <w:sz w:val="18"/>
          <w:szCs w:val="18"/>
          <w:lang w:val="es-ES_tradnl"/>
        </w:rPr>
        <w:t>reconoce(n) que las funciones y responsabilidades de ANEFI son únicamente de medio, mas no de resultado.</w:t>
      </w:r>
    </w:p>
    <w:p w14:paraId="027B5546" w14:textId="77777777" w:rsidR="009D7974" w:rsidRPr="00C63C20" w:rsidRDefault="009D7974" w:rsidP="008B721A">
      <w:pPr>
        <w:suppressAutoHyphens/>
        <w:ind w:left="851" w:right="18" w:hanging="851"/>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9.6.</w:t>
      </w:r>
      <w:r w:rsidRPr="00C63C20">
        <w:rPr>
          <w:rFonts w:asciiTheme="majorHAnsi" w:hAnsiTheme="majorHAnsi" w:cstheme="majorHAnsi"/>
          <w:sz w:val="18"/>
          <w:szCs w:val="18"/>
          <w:lang w:val="es-ES_tradnl"/>
        </w:rPr>
        <w:tab/>
        <w:t>Que ha(n) analizado la figura del encargo fiduciario y se han asesorado sobre sus alcances, obligaciones y restricciones, liberando de cualquier responsabilidad a la FIDUCIARIA sobre este aspecto.</w:t>
      </w:r>
    </w:p>
    <w:p w14:paraId="50830385" w14:textId="0B535C5D" w:rsidR="009D7974" w:rsidRPr="00C63C20" w:rsidRDefault="009D7974" w:rsidP="008B721A">
      <w:pPr>
        <w:suppressAutoHyphens/>
        <w:ind w:left="851" w:right="18" w:hanging="851"/>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9.7</w:t>
      </w:r>
      <w:r w:rsidRPr="00C63C20">
        <w:rPr>
          <w:rFonts w:asciiTheme="majorHAnsi" w:hAnsiTheme="majorHAnsi" w:cstheme="majorHAnsi"/>
          <w:sz w:val="18"/>
          <w:szCs w:val="18"/>
          <w:lang w:val="es-ES_tradnl"/>
        </w:rPr>
        <w:tab/>
        <w:t>Que reconocen la naturaleza irrevocable del presente contrato y del MANDATO contenido en el mismo, y que conocen que las mismas deberán ser cumplidas por la FIDUCIARIA.</w:t>
      </w:r>
    </w:p>
    <w:p w14:paraId="7E1B4F11" w14:textId="51BC4343" w:rsidR="0004317E" w:rsidRPr="00C63C20" w:rsidRDefault="00C63C20" w:rsidP="008B721A">
      <w:pPr>
        <w:suppressAutoHyphens/>
        <w:ind w:left="851" w:right="18" w:hanging="851"/>
        <w:jc w:val="both"/>
        <w:rPr>
          <w:rFonts w:asciiTheme="majorHAnsi" w:hAnsiTheme="majorHAnsi" w:cstheme="majorHAnsi"/>
          <w:sz w:val="18"/>
          <w:szCs w:val="18"/>
          <w:lang w:val="es-ES_tradnl"/>
        </w:rPr>
      </w:pPr>
      <w:r w:rsidRPr="00C63C20">
        <w:rPr>
          <w:rFonts w:asciiTheme="majorHAnsi" w:hAnsiTheme="majorHAnsi" w:cstheme="majorHAnsi"/>
          <w:sz w:val="18"/>
          <w:szCs w:val="18"/>
          <w:lang w:val="es-ES_tradnl"/>
        </w:rPr>
        <w:t xml:space="preserve">9.8 </w:t>
      </w:r>
      <w:r w:rsidRPr="00C63C20">
        <w:rPr>
          <w:rFonts w:asciiTheme="majorHAnsi" w:hAnsiTheme="majorHAnsi" w:cstheme="majorHAnsi"/>
          <w:sz w:val="18"/>
          <w:szCs w:val="18"/>
          <w:lang w:val="es-ES_tradnl"/>
        </w:rPr>
        <w:tab/>
      </w:r>
      <w:r w:rsidR="0004317E" w:rsidRPr="00C63C20">
        <w:rPr>
          <w:rFonts w:asciiTheme="majorHAnsi" w:hAnsiTheme="majorHAnsi" w:cstheme="majorHAnsi"/>
          <w:sz w:val="18"/>
          <w:szCs w:val="18"/>
          <w:lang w:val="es-ES_tradnl"/>
        </w:rPr>
        <w:t xml:space="preserve">Que, conoce y acepta que </w:t>
      </w:r>
      <w:r w:rsidRPr="00C63C20">
        <w:rPr>
          <w:rFonts w:asciiTheme="majorHAnsi" w:hAnsiTheme="majorHAnsi" w:cstheme="majorHAnsi"/>
          <w:sz w:val="18"/>
          <w:szCs w:val="18"/>
          <w:lang w:val="es-ES_tradnl"/>
        </w:rPr>
        <w:t>las instrucciones para la ejecución del presente MANDATO serán</w:t>
      </w:r>
      <w:r w:rsidR="0004317E" w:rsidRPr="00C63C20">
        <w:rPr>
          <w:rFonts w:asciiTheme="majorHAnsi" w:hAnsiTheme="majorHAnsi" w:cstheme="majorHAnsi"/>
          <w:sz w:val="18"/>
          <w:szCs w:val="18"/>
          <w:lang w:val="es-ES_tradnl"/>
        </w:rPr>
        <w:t xml:space="preserve"> impartidas por el </w:t>
      </w:r>
      <w:r w:rsidR="00447306" w:rsidRPr="00C63C20">
        <w:rPr>
          <w:rFonts w:asciiTheme="majorHAnsi" w:hAnsiTheme="majorHAnsi" w:cstheme="majorHAnsi"/>
          <w:sz w:val="18"/>
          <w:szCs w:val="18"/>
        </w:rPr>
        <w:t>GENERADOR DE INSTRUCCIONES</w:t>
      </w:r>
      <w:r w:rsidR="0004317E" w:rsidRPr="00C63C20">
        <w:rPr>
          <w:rFonts w:asciiTheme="majorHAnsi" w:hAnsiTheme="majorHAnsi" w:cstheme="majorHAnsi"/>
          <w:sz w:val="18"/>
          <w:szCs w:val="18"/>
          <w:lang w:val="es-ES_tradnl"/>
        </w:rPr>
        <w:t xml:space="preserve">. </w:t>
      </w:r>
    </w:p>
    <w:p w14:paraId="1A853D81" w14:textId="20B6D3CF" w:rsidR="00F80DB1" w:rsidRPr="00C63C20" w:rsidRDefault="00B57F07" w:rsidP="72A702E5">
      <w:pPr>
        <w:suppressAutoHyphens/>
        <w:spacing w:before="240" w:after="240"/>
        <w:ind w:right="18"/>
        <w:jc w:val="both"/>
        <w:rPr>
          <w:rFonts w:asciiTheme="majorHAnsi" w:hAnsiTheme="majorHAnsi" w:cstheme="majorBidi"/>
          <w:b/>
          <w:bCs/>
          <w:spacing w:val="-3"/>
          <w:sz w:val="18"/>
          <w:szCs w:val="18"/>
          <w:lang w:val="es-ES"/>
        </w:rPr>
      </w:pPr>
      <w:r w:rsidRPr="00C63C20">
        <w:rPr>
          <w:rFonts w:asciiTheme="majorHAnsi" w:hAnsiTheme="majorHAnsi" w:cstheme="majorBidi"/>
          <w:b/>
          <w:bCs/>
          <w:spacing w:val="-3"/>
          <w:sz w:val="18"/>
          <w:szCs w:val="18"/>
          <w:lang w:val="es-ES"/>
        </w:rPr>
        <w:t xml:space="preserve">CLÁUSULA </w:t>
      </w:r>
      <w:r w:rsidR="00C63C20" w:rsidRPr="00C63C20">
        <w:rPr>
          <w:rFonts w:asciiTheme="majorHAnsi" w:hAnsiTheme="majorHAnsi" w:cstheme="majorBidi"/>
          <w:b/>
          <w:bCs/>
          <w:spacing w:val="-3"/>
          <w:sz w:val="18"/>
          <w:szCs w:val="18"/>
          <w:lang w:val="es-ES"/>
        </w:rPr>
        <w:t>DÉCIMA. -</w:t>
      </w:r>
      <w:r w:rsidRPr="00C63C20">
        <w:rPr>
          <w:rFonts w:asciiTheme="majorHAnsi" w:hAnsiTheme="majorHAnsi" w:cstheme="majorBidi"/>
          <w:b/>
          <w:bCs/>
          <w:spacing w:val="-3"/>
          <w:sz w:val="18"/>
          <w:szCs w:val="18"/>
          <w:lang w:val="es-ES"/>
        </w:rPr>
        <w:t xml:space="preserve"> NATURALEZA DE LAS OBLIGACIONES DE LA FIDUCIARIA:</w:t>
      </w:r>
      <w:r w:rsidR="008B721A" w:rsidRPr="00C63C20">
        <w:rPr>
          <w:rFonts w:asciiTheme="majorHAnsi" w:hAnsiTheme="majorHAnsi" w:cstheme="majorBidi"/>
          <w:b/>
          <w:bCs/>
          <w:spacing w:val="-3"/>
          <w:sz w:val="18"/>
          <w:szCs w:val="18"/>
          <w:lang w:val="es-ES"/>
        </w:rPr>
        <w:t xml:space="preserve"> </w:t>
      </w:r>
      <w:r w:rsidR="00F80DB1" w:rsidRPr="00C63C20">
        <w:rPr>
          <w:rFonts w:asciiTheme="majorHAnsi" w:hAnsiTheme="majorHAnsi" w:cstheme="majorBidi"/>
          <w:spacing w:val="-3"/>
          <w:sz w:val="18"/>
          <w:szCs w:val="18"/>
          <w:lang w:val="es-ES"/>
        </w:rPr>
        <w:t>La FIDUCIARIA no garantiza con su actuación los resultados y finalidades pretendidos en el encargo fiduciario. La responsabilidad de la FIDUCIARIA se limita a una actuación diligente y profesional, que será de medio y no de resultado, pero responderá hasta de la culpa leve en el desarrollo de su gestión.</w:t>
      </w:r>
    </w:p>
    <w:p w14:paraId="17420FFF" w14:textId="65B556A8" w:rsidR="00F80DB1" w:rsidRPr="00C63C20" w:rsidRDefault="00B57F07" w:rsidP="72A702E5">
      <w:pPr>
        <w:suppressAutoHyphens/>
        <w:spacing w:before="240" w:after="240"/>
        <w:ind w:right="18"/>
        <w:jc w:val="both"/>
        <w:rPr>
          <w:rFonts w:asciiTheme="majorHAnsi" w:hAnsiTheme="majorHAnsi" w:cstheme="majorBidi"/>
          <w:spacing w:val="-3"/>
          <w:sz w:val="18"/>
          <w:szCs w:val="18"/>
          <w:lang w:val="es-ES"/>
        </w:rPr>
      </w:pPr>
      <w:r w:rsidRPr="00C63C20">
        <w:rPr>
          <w:rFonts w:asciiTheme="majorHAnsi" w:hAnsiTheme="majorHAnsi" w:cstheme="majorBidi"/>
          <w:b/>
          <w:bCs/>
          <w:spacing w:val="-3"/>
          <w:sz w:val="18"/>
          <w:szCs w:val="18"/>
          <w:lang w:val="es-ES"/>
        </w:rPr>
        <w:t xml:space="preserve">CLÁUSULA DÉCIMA </w:t>
      </w:r>
      <w:r w:rsidR="00C63C20" w:rsidRPr="00C63C20">
        <w:rPr>
          <w:rFonts w:asciiTheme="majorHAnsi" w:hAnsiTheme="majorHAnsi" w:cstheme="majorBidi"/>
          <w:b/>
          <w:bCs/>
          <w:spacing w:val="-3"/>
          <w:sz w:val="18"/>
          <w:szCs w:val="18"/>
          <w:lang w:val="es-ES"/>
        </w:rPr>
        <w:t>PRIMERA. -</w:t>
      </w:r>
      <w:r w:rsidRPr="00C63C20">
        <w:rPr>
          <w:rFonts w:asciiTheme="majorHAnsi" w:hAnsiTheme="majorHAnsi" w:cstheme="majorBidi"/>
          <w:b/>
          <w:bCs/>
          <w:spacing w:val="-3"/>
          <w:sz w:val="18"/>
          <w:szCs w:val="18"/>
          <w:lang w:val="es-ES"/>
        </w:rPr>
        <w:t xml:space="preserve"> PLAZO:</w:t>
      </w:r>
      <w:r w:rsidR="008B721A" w:rsidRPr="00C63C20">
        <w:rPr>
          <w:rFonts w:asciiTheme="majorHAnsi" w:hAnsiTheme="majorHAnsi" w:cstheme="majorBidi"/>
          <w:b/>
          <w:bCs/>
          <w:spacing w:val="-3"/>
          <w:sz w:val="18"/>
          <w:szCs w:val="18"/>
          <w:lang w:val="es-ES"/>
        </w:rPr>
        <w:t xml:space="preserve"> </w:t>
      </w:r>
      <w:r w:rsidR="00F80DB1" w:rsidRPr="00C63C20">
        <w:rPr>
          <w:rFonts w:asciiTheme="majorHAnsi" w:hAnsiTheme="majorHAnsi" w:cstheme="majorBidi"/>
          <w:spacing w:val="-3"/>
          <w:sz w:val="18"/>
          <w:szCs w:val="18"/>
          <w:lang w:val="es-ES"/>
        </w:rPr>
        <w:t xml:space="preserve">El plazo de vigencia del presente ENCARGO está supeditado hasta </w:t>
      </w:r>
      <w:r w:rsidR="00E51536" w:rsidRPr="00C63C20">
        <w:rPr>
          <w:rFonts w:asciiTheme="majorHAnsi" w:hAnsiTheme="majorHAnsi" w:cstheme="majorBidi"/>
          <w:spacing w:val="-3"/>
          <w:sz w:val="18"/>
          <w:szCs w:val="18"/>
          <w:lang w:val="es-ES"/>
        </w:rPr>
        <w:t>tres</w:t>
      </w:r>
      <w:r w:rsidR="00F80DB1" w:rsidRPr="00C63C20">
        <w:rPr>
          <w:rFonts w:asciiTheme="majorHAnsi" w:hAnsiTheme="majorHAnsi" w:cstheme="majorBidi"/>
          <w:spacing w:val="-3"/>
          <w:sz w:val="18"/>
          <w:szCs w:val="18"/>
          <w:lang w:val="es-ES"/>
        </w:rPr>
        <w:t xml:space="preserve"> (</w:t>
      </w:r>
      <w:r w:rsidR="00E51536" w:rsidRPr="00C63C20">
        <w:rPr>
          <w:rFonts w:asciiTheme="majorHAnsi" w:hAnsiTheme="majorHAnsi" w:cstheme="majorBidi"/>
          <w:spacing w:val="-3"/>
          <w:sz w:val="18"/>
          <w:szCs w:val="18"/>
          <w:lang w:val="es-ES"/>
        </w:rPr>
        <w:t>3</w:t>
      </w:r>
      <w:r w:rsidR="00F80DB1" w:rsidRPr="00C63C20">
        <w:rPr>
          <w:rFonts w:asciiTheme="majorHAnsi" w:hAnsiTheme="majorHAnsi" w:cstheme="majorBidi"/>
          <w:spacing w:val="-3"/>
          <w:sz w:val="18"/>
          <w:szCs w:val="18"/>
          <w:lang w:val="es-ES"/>
        </w:rPr>
        <w:t>) meses posteriores al cumplimiento efectivo de lo dispuesto en el numeral 4.</w:t>
      </w:r>
      <w:r w:rsidR="00711394" w:rsidRPr="00C63C20">
        <w:rPr>
          <w:rFonts w:asciiTheme="majorHAnsi" w:hAnsiTheme="majorHAnsi" w:cstheme="majorBidi"/>
          <w:spacing w:val="-3"/>
          <w:sz w:val="18"/>
          <w:szCs w:val="18"/>
          <w:lang w:val="es-ES"/>
        </w:rPr>
        <w:t>2 y 4,3</w:t>
      </w:r>
      <w:r w:rsidR="00F80DB1" w:rsidRPr="00C63C20">
        <w:rPr>
          <w:rFonts w:asciiTheme="majorHAnsi" w:hAnsiTheme="majorHAnsi" w:cstheme="majorBidi"/>
          <w:spacing w:val="-3"/>
          <w:sz w:val="18"/>
          <w:szCs w:val="18"/>
          <w:lang w:val="es-ES"/>
        </w:rPr>
        <w:t xml:space="preserve"> del presente contrato. Sin embargo, de lo anterior, por disposición legal ningún negocio fiduciario podrá ser excedente del plazo de 80 años.</w:t>
      </w:r>
    </w:p>
    <w:p w14:paraId="7B373DCE" w14:textId="5A5887AE" w:rsidR="00B57F07" w:rsidRPr="00C63C20" w:rsidRDefault="00B57F07" w:rsidP="008B721A">
      <w:pPr>
        <w:suppressAutoHyphens/>
        <w:spacing w:before="120" w:after="120"/>
        <w:ind w:right="18"/>
        <w:jc w:val="both"/>
        <w:rPr>
          <w:rFonts w:asciiTheme="majorHAnsi" w:hAnsiTheme="majorHAnsi" w:cstheme="majorHAnsi"/>
          <w:spacing w:val="-3"/>
          <w:sz w:val="18"/>
          <w:szCs w:val="18"/>
        </w:rPr>
      </w:pPr>
      <w:r w:rsidRPr="00C63C20">
        <w:rPr>
          <w:rFonts w:asciiTheme="majorHAnsi" w:hAnsiTheme="majorHAnsi" w:cstheme="majorHAnsi"/>
          <w:b/>
          <w:spacing w:val="-3"/>
          <w:sz w:val="18"/>
          <w:szCs w:val="18"/>
        </w:rPr>
        <w:t xml:space="preserve">CLÁUSULA DÉCIMA </w:t>
      </w:r>
      <w:r w:rsidR="00C63C20" w:rsidRPr="00C63C20">
        <w:rPr>
          <w:rFonts w:asciiTheme="majorHAnsi" w:hAnsiTheme="majorHAnsi" w:cstheme="majorHAnsi"/>
          <w:b/>
          <w:spacing w:val="-3"/>
          <w:sz w:val="18"/>
          <w:szCs w:val="18"/>
        </w:rPr>
        <w:t>SEGUNDA. -</w:t>
      </w:r>
      <w:r w:rsidRPr="00C63C20">
        <w:rPr>
          <w:rFonts w:asciiTheme="majorHAnsi" w:hAnsiTheme="majorHAnsi" w:cstheme="majorHAnsi"/>
          <w:b/>
          <w:spacing w:val="-3"/>
          <w:sz w:val="18"/>
          <w:szCs w:val="18"/>
        </w:rPr>
        <w:t xml:space="preserve"> CAUSALES DE TERMINACIÓN DEL ENCARGO:</w:t>
      </w:r>
      <w:r w:rsidR="008B721A" w:rsidRPr="00C63C20">
        <w:rPr>
          <w:rFonts w:asciiTheme="majorHAnsi" w:hAnsiTheme="majorHAnsi" w:cstheme="majorHAnsi"/>
          <w:b/>
          <w:spacing w:val="-3"/>
          <w:sz w:val="18"/>
          <w:szCs w:val="18"/>
        </w:rPr>
        <w:t xml:space="preserve"> </w:t>
      </w:r>
      <w:r w:rsidRPr="00C63C20">
        <w:rPr>
          <w:rFonts w:asciiTheme="majorHAnsi" w:hAnsiTheme="majorHAnsi" w:cstheme="majorHAnsi"/>
          <w:spacing w:val="-3"/>
          <w:sz w:val="18"/>
          <w:szCs w:val="18"/>
        </w:rPr>
        <w:t>El presente ENCARGO terminará cuando se presenten una de las siguientes causales:</w:t>
      </w:r>
    </w:p>
    <w:p w14:paraId="114B01E6" w14:textId="77777777" w:rsidR="00B57F07" w:rsidRPr="00C63C20"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18"/>
          <w:szCs w:val="18"/>
        </w:rPr>
      </w:pPr>
    </w:p>
    <w:p w14:paraId="059483FD" w14:textId="77777777" w:rsidR="00B57F07" w:rsidRPr="00C63C20"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18"/>
          <w:szCs w:val="18"/>
        </w:rPr>
      </w:pPr>
    </w:p>
    <w:p w14:paraId="42FEED0F" w14:textId="07A5F167" w:rsidR="00B57F07" w:rsidRPr="00C63C20" w:rsidRDefault="00B57F07" w:rsidP="008B721A">
      <w:pPr>
        <w:pStyle w:val="Prrafodelista"/>
        <w:numPr>
          <w:ilvl w:val="1"/>
          <w:numId w:val="2"/>
        </w:numPr>
        <w:suppressAutoHyphens/>
        <w:spacing w:after="0" w:line="240" w:lineRule="auto"/>
        <w:ind w:right="18"/>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 xml:space="preserve">Por haberse cumplido </w:t>
      </w:r>
      <w:r w:rsidR="00690EE9" w:rsidRPr="00C63C20">
        <w:rPr>
          <w:rFonts w:asciiTheme="majorHAnsi" w:hAnsiTheme="majorHAnsi" w:cstheme="majorHAnsi"/>
          <w:spacing w:val="-3"/>
          <w:sz w:val="18"/>
          <w:szCs w:val="18"/>
        </w:rPr>
        <w:t>el objeto para el cual se constituy</w:t>
      </w:r>
      <w:r w:rsidR="003F150C" w:rsidRPr="00C63C20">
        <w:rPr>
          <w:rFonts w:asciiTheme="majorHAnsi" w:hAnsiTheme="majorHAnsi" w:cstheme="majorHAnsi"/>
          <w:spacing w:val="-3"/>
          <w:sz w:val="18"/>
          <w:szCs w:val="18"/>
        </w:rPr>
        <w:t xml:space="preserve">ó o </w:t>
      </w:r>
      <w:r w:rsidRPr="00C63C20">
        <w:rPr>
          <w:rFonts w:asciiTheme="majorHAnsi" w:hAnsiTheme="majorHAnsi" w:cstheme="majorHAnsi"/>
          <w:spacing w:val="-3"/>
          <w:sz w:val="18"/>
          <w:szCs w:val="18"/>
        </w:rPr>
        <w:t xml:space="preserve">el </w:t>
      </w:r>
      <w:r w:rsidR="00F80DB1" w:rsidRPr="00C63C20">
        <w:rPr>
          <w:rFonts w:asciiTheme="majorHAnsi" w:hAnsiTheme="majorHAnsi" w:cstheme="majorHAnsi"/>
          <w:spacing w:val="-3"/>
          <w:sz w:val="18"/>
          <w:szCs w:val="18"/>
        </w:rPr>
        <w:t>plazo determinado en el presente contrato</w:t>
      </w:r>
      <w:r w:rsidRPr="00C63C20">
        <w:rPr>
          <w:rFonts w:asciiTheme="majorHAnsi" w:hAnsiTheme="majorHAnsi" w:cstheme="majorHAnsi"/>
          <w:spacing w:val="-3"/>
          <w:sz w:val="18"/>
          <w:szCs w:val="18"/>
        </w:rPr>
        <w:t xml:space="preserve">. </w:t>
      </w:r>
    </w:p>
    <w:p w14:paraId="48D938CF" w14:textId="12D268A5" w:rsidR="00B57F07" w:rsidRPr="00C63C20"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 xml:space="preserve">Por mutuo acuerdo entre el/la CONSTITUYENTE, el </w:t>
      </w:r>
      <w:r w:rsidR="00447306" w:rsidRPr="00C63C20">
        <w:rPr>
          <w:rFonts w:asciiTheme="majorHAnsi" w:hAnsiTheme="majorHAnsi" w:cstheme="majorHAnsi"/>
          <w:sz w:val="18"/>
          <w:szCs w:val="18"/>
        </w:rPr>
        <w:t>GENERADOR DE INSTRUCCIONES</w:t>
      </w:r>
      <w:r w:rsidR="00447306" w:rsidRPr="00C63C20">
        <w:rPr>
          <w:rFonts w:asciiTheme="majorHAnsi" w:hAnsiTheme="majorHAnsi" w:cstheme="majorHAnsi"/>
          <w:spacing w:val="-3"/>
          <w:sz w:val="18"/>
          <w:szCs w:val="18"/>
        </w:rPr>
        <w:t xml:space="preserve"> </w:t>
      </w:r>
      <w:r w:rsidRPr="00C63C20">
        <w:rPr>
          <w:rFonts w:asciiTheme="majorHAnsi" w:hAnsiTheme="majorHAnsi" w:cstheme="majorHAnsi"/>
          <w:spacing w:val="-3"/>
          <w:sz w:val="18"/>
          <w:szCs w:val="18"/>
        </w:rPr>
        <w:t>y la FIDUCIARIA.</w:t>
      </w:r>
    </w:p>
    <w:p w14:paraId="5065274D" w14:textId="77777777" w:rsidR="00B57F07" w:rsidRPr="00C63C20"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Por sentencia ejecutoriada dictada por autoridad judicial competente o laudo arbitral, de conformidad con lo previsto en la Ley.</w:t>
      </w:r>
    </w:p>
    <w:p w14:paraId="53A1A776" w14:textId="77777777" w:rsidR="00B57F07" w:rsidRPr="00C63C20"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 xml:space="preserve">Por imposibilidad en el cumplimiento del objeto del ENCARGO. </w:t>
      </w:r>
    </w:p>
    <w:p w14:paraId="7BA248AF" w14:textId="77777777" w:rsidR="00B57F07" w:rsidRPr="00C63C20"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Por no haberse pagado los honorarios a favor de la FIDUCIARIA.</w:t>
      </w:r>
    </w:p>
    <w:p w14:paraId="1BCB5438" w14:textId="042AC1A8" w:rsidR="00B57F07" w:rsidRPr="00C63C20"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18"/>
          <w:szCs w:val="18"/>
        </w:rPr>
      </w:pPr>
      <w:r w:rsidRPr="00C63C20">
        <w:rPr>
          <w:rFonts w:asciiTheme="majorHAnsi" w:hAnsiTheme="majorHAnsi" w:cstheme="majorHAnsi"/>
          <w:spacing w:val="-3"/>
          <w:sz w:val="18"/>
          <w:szCs w:val="18"/>
        </w:rPr>
        <w:t>Por las demás causales determinadas en la ley.</w:t>
      </w:r>
    </w:p>
    <w:p w14:paraId="7753F736" w14:textId="77777777" w:rsidR="008B721A" w:rsidRPr="00C63C20" w:rsidRDefault="008B721A" w:rsidP="008B721A">
      <w:pPr>
        <w:pStyle w:val="Prrafodelista"/>
        <w:suppressAutoHyphens/>
        <w:spacing w:after="0" w:line="240" w:lineRule="auto"/>
        <w:ind w:right="18"/>
        <w:contextualSpacing w:val="0"/>
        <w:jc w:val="both"/>
        <w:rPr>
          <w:rFonts w:asciiTheme="majorHAnsi" w:hAnsiTheme="majorHAnsi" w:cstheme="majorHAnsi"/>
          <w:spacing w:val="-3"/>
          <w:sz w:val="18"/>
          <w:szCs w:val="18"/>
        </w:rPr>
      </w:pPr>
    </w:p>
    <w:p w14:paraId="2E6A1EA7" w14:textId="0C15125F" w:rsidR="00B57F07" w:rsidRPr="00C63C20" w:rsidRDefault="00B57F07" w:rsidP="00B57F07">
      <w:pPr>
        <w:suppressAutoHyphens/>
        <w:spacing w:after="120"/>
        <w:ind w:right="18"/>
        <w:jc w:val="both"/>
        <w:rPr>
          <w:rFonts w:asciiTheme="majorHAnsi" w:hAnsiTheme="majorHAnsi" w:cstheme="majorHAnsi"/>
          <w:bCs/>
          <w:spacing w:val="-3"/>
          <w:sz w:val="18"/>
          <w:szCs w:val="18"/>
        </w:rPr>
      </w:pPr>
      <w:r w:rsidRPr="00C63C20">
        <w:rPr>
          <w:rFonts w:asciiTheme="majorHAnsi" w:hAnsiTheme="majorHAnsi" w:cstheme="majorHAnsi"/>
          <w:b/>
          <w:spacing w:val="-3"/>
          <w:sz w:val="18"/>
          <w:szCs w:val="18"/>
        </w:rPr>
        <w:t xml:space="preserve">CLÁUSULA DÉCIMA </w:t>
      </w:r>
      <w:r w:rsidR="00C63C20" w:rsidRPr="00C63C20">
        <w:rPr>
          <w:rFonts w:asciiTheme="majorHAnsi" w:hAnsiTheme="majorHAnsi" w:cstheme="majorHAnsi"/>
          <w:b/>
          <w:spacing w:val="-3"/>
          <w:sz w:val="18"/>
          <w:szCs w:val="18"/>
        </w:rPr>
        <w:t>TERCERA. -</w:t>
      </w:r>
      <w:r w:rsidRPr="00C63C20">
        <w:rPr>
          <w:rFonts w:asciiTheme="majorHAnsi" w:hAnsiTheme="majorHAnsi" w:cstheme="majorHAnsi"/>
          <w:b/>
          <w:spacing w:val="-3"/>
          <w:sz w:val="18"/>
          <w:szCs w:val="18"/>
        </w:rPr>
        <w:t xml:space="preserve"> PROCEDIMIENTO DE LIQUIDACIÓN DEL ENCARGO FIDUCIARIO:</w:t>
      </w:r>
      <w:r w:rsidR="008B721A" w:rsidRPr="00C63C20">
        <w:rPr>
          <w:rFonts w:asciiTheme="majorHAnsi" w:hAnsiTheme="majorHAnsi" w:cstheme="majorHAnsi"/>
          <w:b/>
          <w:spacing w:val="-3"/>
          <w:sz w:val="18"/>
          <w:szCs w:val="18"/>
        </w:rPr>
        <w:t xml:space="preserve"> </w:t>
      </w:r>
      <w:r w:rsidRPr="00C63C20">
        <w:rPr>
          <w:rFonts w:asciiTheme="majorHAnsi" w:hAnsiTheme="majorHAnsi" w:cstheme="majorHAnsi"/>
          <w:bCs/>
          <w:spacing w:val="-3"/>
          <w:sz w:val="18"/>
          <w:szCs w:val="18"/>
        </w:rPr>
        <w:t>Una vez cumplidas las causales de liquidación antes detalladas, ANEFI continuar</w:t>
      </w:r>
      <w:r w:rsidR="007713FE" w:rsidRPr="00C63C20">
        <w:rPr>
          <w:rFonts w:asciiTheme="majorHAnsi" w:hAnsiTheme="majorHAnsi" w:cstheme="majorHAnsi"/>
          <w:bCs/>
          <w:spacing w:val="-3"/>
          <w:sz w:val="18"/>
          <w:szCs w:val="18"/>
        </w:rPr>
        <w:t>á</w:t>
      </w:r>
      <w:r w:rsidRPr="00C63C20">
        <w:rPr>
          <w:rFonts w:asciiTheme="majorHAnsi" w:hAnsiTheme="majorHAnsi" w:cstheme="majorHAnsi"/>
          <w:bCs/>
          <w:spacing w:val="-3"/>
          <w:sz w:val="18"/>
          <w:szCs w:val="18"/>
        </w:rPr>
        <w:t xml:space="preserve"> el siguiente proceso.  </w:t>
      </w:r>
    </w:p>
    <w:p w14:paraId="38FDE0B3" w14:textId="25F69078" w:rsidR="00F80DB1" w:rsidRPr="00C63C20" w:rsidRDefault="00B57F07" w:rsidP="00F80DB1">
      <w:pPr>
        <w:suppressAutoHyphens/>
        <w:spacing w:after="120"/>
        <w:ind w:left="705" w:right="18" w:hanging="705"/>
        <w:jc w:val="both"/>
        <w:rPr>
          <w:rFonts w:asciiTheme="majorHAnsi" w:hAnsiTheme="majorHAnsi" w:cstheme="majorHAnsi"/>
          <w:bCs/>
          <w:spacing w:val="-3"/>
          <w:sz w:val="18"/>
          <w:szCs w:val="18"/>
        </w:rPr>
      </w:pPr>
      <w:r w:rsidRPr="00C63C20">
        <w:rPr>
          <w:rFonts w:asciiTheme="majorHAnsi" w:hAnsiTheme="majorHAnsi" w:cstheme="majorHAnsi"/>
          <w:b/>
          <w:spacing w:val="-3"/>
          <w:sz w:val="18"/>
          <w:szCs w:val="18"/>
        </w:rPr>
        <w:t>13.1</w:t>
      </w:r>
      <w:r w:rsidRPr="00C63C20">
        <w:rPr>
          <w:rFonts w:asciiTheme="majorHAnsi" w:hAnsiTheme="majorHAnsi" w:cstheme="majorHAnsi"/>
          <w:bCs/>
          <w:spacing w:val="-3"/>
          <w:sz w:val="18"/>
          <w:szCs w:val="18"/>
        </w:rPr>
        <w:t xml:space="preserve"> </w:t>
      </w:r>
      <w:r w:rsidRPr="00C63C20">
        <w:rPr>
          <w:rFonts w:asciiTheme="majorHAnsi" w:hAnsiTheme="majorHAnsi" w:cstheme="majorHAnsi"/>
          <w:bCs/>
          <w:spacing w:val="-3"/>
          <w:sz w:val="18"/>
          <w:szCs w:val="18"/>
        </w:rPr>
        <w:tab/>
      </w:r>
      <w:r w:rsidR="00F80DB1" w:rsidRPr="00C63C20">
        <w:rPr>
          <w:rFonts w:asciiTheme="majorHAnsi" w:hAnsiTheme="majorHAnsi" w:cstheme="majorHAnsi"/>
          <w:bCs/>
          <w:spacing w:val="-3"/>
          <w:sz w:val="18"/>
          <w:szCs w:val="18"/>
        </w:rPr>
        <w:t xml:space="preserve">La FIDUCIARIA rendirá cuenta final de su gestión </w:t>
      </w:r>
      <w:r w:rsidR="00C63C20" w:rsidRPr="00C63C20">
        <w:rPr>
          <w:rFonts w:asciiTheme="majorHAnsi" w:hAnsiTheme="majorHAnsi" w:cstheme="majorHAnsi"/>
          <w:bCs/>
          <w:spacing w:val="-3"/>
          <w:sz w:val="18"/>
          <w:szCs w:val="18"/>
        </w:rPr>
        <w:t>de acuerdo con</w:t>
      </w:r>
      <w:r w:rsidR="00F80DB1" w:rsidRPr="00C63C20">
        <w:rPr>
          <w:rFonts w:asciiTheme="majorHAnsi" w:hAnsiTheme="majorHAnsi" w:cstheme="majorHAnsi"/>
          <w:bCs/>
          <w:spacing w:val="-3"/>
          <w:sz w:val="18"/>
          <w:szCs w:val="18"/>
        </w:rPr>
        <w:t xml:space="preserve"> lo establecido en el presente contrato. La rendición final de cuentas se entenderá aprobada automáticamente si no es objetada dentro de los 5 días hábiles siguientes al envío de </w:t>
      </w:r>
      <w:r w:rsidR="00C63C20" w:rsidRPr="00C63C20">
        <w:rPr>
          <w:rFonts w:asciiTheme="majorHAnsi" w:hAnsiTheme="majorHAnsi" w:cstheme="majorHAnsi"/>
          <w:bCs/>
          <w:spacing w:val="-3"/>
          <w:sz w:val="18"/>
          <w:szCs w:val="18"/>
        </w:rPr>
        <w:t>esta</w:t>
      </w:r>
      <w:r w:rsidR="00F80DB1" w:rsidRPr="00C63C20">
        <w:rPr>
          <w:rFonts w:asciiTheme="majorHAnsi" w:hAnsiTheme="majorHAnsi" w:cstheme="majorHAnsi"/>
          <w:bCs/>
          <w:spacing w:val="-3"/>
          <w:sz w:val="18"/>
          <w:szCs w:val="18"/>
        </w:rPr>
        <w:t xml:space="preserve"> a las direcciones electrónicas determinadas para notificaciones en el presente contrato. </w:t>
      </w:r>
    </w:p>
    <w:p w14:paraId="7EA1FA95" w14:textId="31E1CA5F" w:rsidR="00F80DB1" w:rsidRPr="00C63C20" w:rsidRDefault="00F80DB1" w:rsidP="00F80DB1">
      <w:pPr>
        <w:suppressAutoHyphens/>
        <w:spacing w:after="120"/>
        <w:ind w:left="705" w:right="18" w:hanging="705"/>
        <w:jc w:val="both"/>
        <w:rPr>
          <w:rFonts w:asciiTheme="majorHAnsi" w:hAnsiTheme="majorHAnsi" w:cstheme="majorHAnsi"/>
          <w:bCs/>
          <w:spacing w:val="-3"/>
          <w:sz w:val="18"/>
          <w:szCs w:val="18"/>
        </w:rPr>
      </w:pPr>
      <w:r w:rsidRPr="00C63C20">
        <w:rPr>
          <w:rFonts w:asciiTheme="majorHAnsi" w:hAnsiTheme="majorHAnsi" w:cstheme="majorHAnsi"/>
          <w:b/>
          <w:spacing w:val="-3"/>
          <w:sz w:val="18"/>
          <w:szCs w:val="18"/>
        </w:rPr>
        <w:t>13.</w:t>
      </w:r>
      <w:r w:rsidR="008C2D61" w:rsidRPr="00C63C20">
        <w:rPr>
          <w:rFonts w:asciiTheme="majorHAnsi" w:hAnsiTheme="majorHAnsi" w:cstheme="majorHAnsi"/>
          <w:b/>
          <w:spacing w:val="-3"/>
          <w:sz w:val="18"/>
          <w:szCs w:val="18"/>
        </w:rPr>
        <w:t>2</w:t>
      </w:r>
      <w:r w:rsidRPr="00C63C20">
        <w:rPr>
          <w:rFonts w:asciiTheme="majorHAnsi" w:hAnsiTheme="majorHAnsi" w:cstheme="majorHAnsi"/>
          <w:b/>
          <w:spacing w:val="-3"/>
          <w:sz w:val="18"/>
          <w:szCs w:val="18"/>
        </w:rPr>
        <w:t>.</w:t>
      </w:r>
      <w:r w:rsidRPr="00C63C20">
        <w:rPr>
          <w:rFonts w:asciiTheme="majorHAnsi" w:hAnsiTheme="majorHAnsi" w:cstheme="majorHAnsi"/>
          <w:b/>
          <w:spacing w:val="-3"/>
          <w:sz w:val="18"/>
          <w:szCs w:val="18"/>
        </w:rPr>
        <w:tab/>
      </w:r>
      <w:r w:rsidRPr="00C63C20">
        <w:rPr>
          <w:rFonts w:asciiTheme="majorHAnsi" w:hAnsiTheme="majorHAnsi" w:cstheme="majorHAnsi"/>
          <w:bCs/>
          <w:spacing w:val="-3"/>
          <w:sz w:val="18"/>
          <w:szCs w:val="18"/>
        </w:rPr>
        <w:t xml:space="preserve">Luego de vencidos el plazo antes indicado, la FIDUCIARIA, mediante instrumento privado, levantará un acta que será suscrita únicamente por el representante legal o apoderado de la FIDUCIARIA. Para todos los efectos legales se tendrá como la liquidación final y terminación del ENCARGO FIDUCIARIO, sin que para ello se requiera la comparecencia de el/la/los CONSTITUYENTE(S). </w:t>
      </w:r>
    </w:p>
    <w:p w14:paraId="48EA41FD" w14:textId="07F8BBE7" w:rsidR="00F80DB1" w:rsidRPr="00C63C20" w:rsidRDefault="00F80DB1" w:rsidP="00F80DB1">
      <w:pPr>
        <w:suppressAutoHyphens/>
        <w:spacing w:after="120"/>
        <w:ind w:left="705" w:right="18" w:hanging="705"/>
        <w:jc w:val="both"/>
        <w:rPr>
          <w:rFonts w:asciiTheme="majorHAnsi" w:hAnsiTheme="majorHAnsi" w:cstheme="majorHAnsi"/>
          <w:bCs/>
          <w:spacing w:val="-3"/>
          <w:sz w:val="18"/>
          <w:szCs w:val="18"/>
        </w:rPr>
      </w:pPr>
      <w:r w:rsidRPr="00C63C20">
        <w:rPr>
          <w:rFonts w:asciiTheme="majorHAnsi" w:hAnsiTheme="majorHAnsi" w:cstheme="majorHAnsi"/>
          <w:b/>
          <w:spacing w:val="-3"/>
          <w:sz w:val="18"/>
          <w:szCs w:val="18"/>
        </w:rPr>
        <w:lastRenderedPageBreak/>
        <w:t>13.</w:t>
      </w:r>
      <w:r w:rsidR="008C2D61" w:rsidRPr="00C63C20">
        <w:rPr>
          <w:rFonts w:asciiTheme="majorHAnsi" w:hAnsiTheme="majorHAnsi" w:cstheme="majorHAnsi"/>
          <w:b/>
          <w:spacing w:val="-3"/>
          <w:sz w:val="18"/>
          <w:szCs w:val="18"/>
        </w:rPr>
        <w:t>3</w:t>
      </w:r>
      <w:r w:rsidRPr="00C63C20">
        <w:rPr>
          <w:rFonts w:asciiTheme="majorHAnsi" w:hAnsiTheme="majorHAnsi" w:cstheme="majorHAnsi"/>
          <w:b/>
          <w:spacing w:val="-3"/>
          <w:sz w:val="18"/>
          <w:szCs w:val="18"/>
        </w:rPr>
        <w:t>.</w:t>
      </w:r>
      <w:r w:rsidRPr="00C63C20">
        <w:rPr>
          <w:rFonts w:asciiTheme="majorHAnsi" w:hAnsiTheme="majorHAnsi" w:cstheme="majorHAnsi"/>
          <w:b/>
          <w:spacing w:val="-3"/>
          <w:sz w:val="18"/>
          <w:szCs w:val="18"/>
        </w:rPr>
        <w:tab/>
      </w:r>
      <w:r w:rsidRPr="00C63C20">
        <w:rPr>
          <w:rFonts w:asciiTheme="majorHAnsi" w:hAnsiTheme="majorHAnsi" w:cstheme="majorHAnsi"/>
          <w:bCs/>
          <w:spacing w:val="-3"/>
          <w:sz w:val="18"/>
          <w:szCs w:val="18"/>
        </w:rPr>
        <w:t>Si el/la/los CONSTITUYENTE(S) no estuviesen de acuerdo con la rendición de cuentas presentada por la FIDUCIARIA, podrán dejar por escrito, dentro del plazo de cinco días hábiles antes referido, las observaciones que consideren del caso. Dichas observaciones se incorporarán a la correspondiente Acta de Liquidación y no impedirán que la terminación y liquidación del ENCARGO se efectúe.</w:t>
      </w:r>
    </w:p>
    <w:p w14:paraId="77130B03" w14:textId="677495D1" w:rsidR="00B57F07" w:rsidRPr="00C63C20" w:rsidRDefault="00B57F07" w:rsidP="00A45EE3">
      <w:pPr>
        <w:suppressAutoHyphens/>
        <w:spacing w:after="120"/>
        <w:ind w:right="18"/>
        <w:jc w:val="both"/>
        <w:rPr>
          <w:rFonts w:asciiTheme="majorHAnsi" w:hAnsiTheme="majorHAnsi" w:cstheme="majorHAnsi"/>
          <w:spacing w:val="-2"/>
          <w:sz w:val="18"/>
          <w:szCs w:val="18"/>
          <w:lang w:val="es-ES_tradnl"/>
        </w:rPr>
      </w:pPr>
      <w:r w:rsidRPr="00C63C20">
        <w:rPr>
          <w:rFonts w:asciiTheme="majorHAnsi" w:hAnsiTheme="majorHAnsi" w:cstheme="majorHAnsi"/>
          <w:b/>
          <w:spacing w:val="-2"/>
          <w:sz w:val="18"/>
          <w:szCs w:val="18"/>
          <w:lang w:val="es-ES_tradnl"/>
        </w:rPr>
        <w:t xml:space="preserve">CLÁUSULA DÉCIMA </w:t>
      </w:r>
      <w:r w:rsidR="00C63C20" w:rsidRPr="00C63C20">
        <w:rPr>
          <w:rFonts w:asciiTheme="majorHAnsi" w:hAnsiTheme="majorHAnsi" w:cstheme="majorHAnsi"/>
          <w:b/>
          <w:spacing w:val="-2"/>
          <w:sz w:val="18"/>
          <w:szCs w:val="18"/>
          <w:lang w:val="es-ES_tradnl"/>
        </w:rPr>
        <w:t>CUARTA. -</w:t>
      </w:r>
      <w:r w:rsidRPr="00C63C20">
        <w:rPr>
          <w:rFonts w:asciiTheme="majorHAnsi" w:hAnsiTheme="majorHAnsi" w:cstheme="majorHAnsi"/>
          <w:b/>
          <w:spacing w:val="-2"/>
          <w:sz w:val="18"/>
          <w:szCs w:val="18"/>
          <w:lang w:val="es-ES_tradnl"/>
        </w:rPr>
        <w:t xml:space="preserve"> GASTOS:</w:t>
      </w:r>
      <w:r w:rsidR="008B721A" w:rsidRPr="00C63C20">
        <w:rPr>
          <w:rFonts w:asciiTheme="majorHAnsi" w:hAnsiTheme="majorHAnsi" w:cstheme="majorHAnsi"/>
          <w:b/>
          <w:spacing w:val="-2"/>
          <w:sz w:val="18"/>
          <w:szCs w:val="18"/>
          <w:lang w:val="es-ES_tradnl"/>
        </w:rPr>
        <w:t xml:space="preserve"> </w:t>
      </w:r>
      <w:r w:rsidRPr="00C63C20">
        <w:rPr>
          <w:rFonts w:asciiTheme="majorHAnsi" w:hAnsiTheme="majorHAnsi" w:cstheme="majorHAnsi"/>
          <w:spacing w:val="-2"/>
          <w:sz w:val="18"/>
          <w:szCs w:val="18"/>
          <w:lang w:val="es-ES_tradnl"/>
        </w:rPr>
        <w:t xml:space="preserve">Todos los gastos que demanden la celebración, liquidación y administración de este instrumento y su perfeccionamiento serán </w:t>
      </w:r>
      <w:r w:rsidR="00C63C20" w:rsidRPr="00C63C20">
        <w:rPr>
          <w:rFonts w:asciiTheme="majorHAnsi" w:hAnsiTheme="majorHAnsi" w:cstheme="majorHAnsi"/>
          <w:spacing w:val="-2"/>
          <w:sz w:val="18"/>
          <w:szCs w:val="18"/>
          <w:lang w:val="es-ES_tradnl"/>
        </w:rPr>
        <w:t>dé</w:t>
      </w:r>
      <w:r w:rsidRPr="00C63C20">
        <w:rPr>
          <w:rFonts w:asciiTheme="majorHAnsi" w:hAnsiTheme="majorHAnsi" w:cstheme="majorHAnsi"/>
          <w:spacing w:val="-2"/>
          <w:sz w:val="18"/>
          <w:szCs w:val="18"/>
          <w:lang w:val="es-ES_tradnl"/>
        </w:rPr>
        <w:t xml:space="preserve"> cuenta de </w:t>
      </w:r>
      <w:r w:rsidR="0004317E" w:rsidRPr="00C63C20">
        <w:rPr>
          <w:rFonts w:asciiTheme="majorHAnsi" w:hAnsiTheme="majorHAnsi" w:cstheme="majorHAnsi"/>
          <w:bCs/>
          <w:spacing w:val="-3"/>
          <w:sz w:val="18"/>
          <w:szCs w:val="18"/>
        </w:rPr>
        <w:t xml:space="preserve">el </w:t>
      </w:r>
      <w:r w:rsidR="00447306" w:rsidRPr="00C63C20">
        <w:rPr>
          <w:rFonts w:asciiTheme="majorHAnsi" w:hAnsiTheme="majorHAnsi" w:cstheme="majorHAnsi"/>
          <w:sz w:val="18"/>
          <w:szCs w:val="18"/>
        </w:rPr>
        <w:t>GENERADOR DE INSTRUCCIONES</w:t>
      </w:r>
      <w:r w:rsidR="0015359A" w:rsidRPr="00C63C20">
        <w:rPr>
          <w:rFonts w:asciiTheme="majorHAnsi" w:hAnsiTheme="majorHAnsi" w:cstheme="majorHAnsi"/>
          <w:bCs/>
          <w:spacing w:val="-3"/>
          <w:sz w:val="18"/>
          <w:szCs w:val="18"/>
        </w:rPr>
        <w:t>.</w:t>
      </w:r>
    </w:p>
    <w:p w14:paraId="306FF55F" w14:textId="4FD30520" w:rsidR="00B57F07" w:rsidRPr="00C63C20" w:rsidRDefault="00B57F07" w:rsidP="005E7522">
      <w:pPr>
        <w:suppressAutoHyphens/>
        <w:spacing w:after="120"/>
        <w:ind w:right="18"/>
        <w:jc w:val="both"/>
        <w:rPr>
          <w:rFonts w:asciiTheme="majorHAnsi" w:hAnsiTheme="majorHAnsi" w:cstheme="majorHAnsi"/>
          <w:spacing w:val="-2"/>
          <w:sz w:val="18"/>
          <w:szCs w:val="18"/>
          <w:lang w:val="es-ES_tradnl"/>
        </w:rPr>
      </w:pPr>
      <w:r w:rsidRPr="00C63C20">
        <w:rPr>
          <w:rFonts w:asciiTheme="majorHAnsi" w:hAnsiTheme="majorHAnsi" w:cstheme="majorHAnsi"/>
          <w:b/>
          <w:spacing w:val="-3"/>
          <w:sz w:val="18"/>
          <w:szCs w:val="18"/>
          <w:lang w:val="es-ES_tradnl"/>
        </w:rPr>
        <w:t xml:space="preserve">CLÁUSULA DÉCIMA </w:t>
      </w:r>
      <w:r w:rsidR="00C63C20" w:rsidRPr="00C63C20">
        <w:rPr>
          <w:rFonts w:asciiTheme="majorHAnsi" w:hAnsiTheme="majorHAnsi" w:cstheme="majorHAnsi"/>
          <w:b/>
          <w:spacing w:val="-3"/>
          <w:sz w:val="18"/>
          <w:szCs w:val="18"/>
          <w:lang w:val="es-ES_tradnl"/>
        </w:rPr>
        <w:t>QUINTA. -</w:t>
      </w:r>
      <w:r w:rsidRPr="00C63C20">
        <w:rPr>
          <w:rFonts w:asciiTheme="majorHAnsi" w:hAnsiTheme="majorHAnsi" w:cstheme="majorHAnsi"/>
          <w:b/>
          <w:spacing w:val="-3"/>
          <w:sz w:val="18"/>
          <w:szCs w:val="18"/>
          <w:lang w:val="es-ES_tradnl"/>
        </w:rPr>
        <w:t xml:space="preserve"> </w:t>
      </w:r>
      <w:r w:rsidRPr="00C63C20">
        <w:rPr>
          <w:rFonts w:asciiTheme="majorHAnsi" w:hAnsiTheme="majorHAnsi" w:cstheme="majorHAnsi"/>
          <w:b/>
          <w:spacing w:val="-2"/>
          <w:sz w:val="18"/>
          <w:szCs w:val="18"/>
          <w:lang w:val="es-ES_tradnl"/>
        </w:rPr>
        <w:t>RESPONSABILIDAD DE LA FIDUCIARIA:</w:t>
      </w:r>
      <w:r w:rsidR="005E7522" w:rsidRPr="00C63C20">
        <w:rPr>
          <w:rFonts w:asciiTheme="majorHAnsi" w:hAnsiTheme="majorHAnsi" w:cstheme="majorHAnsi"/>
          <w:b/>
          <w:spacing w:val="-2"/>
          <w:sz w:val="18"/>
          <w:szCs w:val="18"/>
          <w:lang w:val="es-ES_tradnl"/>
        </w:rPr>
        <w:t xml:space="preserve"> </w:t>
      </w:r>
      <w:r w:rsidR="00C63C20" w:rsidRPr="00C63C20">
        <w:rPr>
          <w:rFonts w:asciiTheme="majorHAnsi" w:hAnsiTheme="majorHAnsi" w:cstheme="majorHAnsi"/>
          <w:b/>
          <w:bCs/>
          <w:spacing w:val="-2"/>
          <w:sz w:val="18"/>
          <w:szCs w:val="18"/>
          <w:lang w:val="es-ES_tradnl"/>
        </w:rPr>
        <w:t xml:space="preserve">a) </w:t>
      </w:r>
      <w:r w:rsidR="00C63C20" w:rsidRPr="00C63C20">
        <w:rPr>
          <w:rFonts w:asciiTheme="majorHAnsi" w:hAnsiTheme="majorHAnsi" w:cstheme="majorHAnsi"/>
          <w:spacing w:val="-2"/>
          <w:sz w:val="18"/>
          <w:szCs w:val="18"/>
          <w:lang w:val="es-ES_tradnl"/>
        </w:rPr>
        <w:t>La</w:t>
      </w:r>
      <w:r w:rsidRPr="00C63C20">
        <w:rPr>
          <w:rFonts w:asciiTheme="majorHAnsi" w:hAnsiTheme="majorHAnsi" w:cstheme="majorHAnsi"/>
          <w:spacing w:val="-2"/>
          <w:sz w:val="18"/>
          <w:szCs w:val="18"/>
          <w:lang w:val="es-ES_tradnl"/>
        </w:rPr>
        <w:t xml:space="preserve"> FIDUCIARIA no será responsable de hechos, actos u omisiones de </w:t>
      </w:r>
      <w:r w:rsidR="0004317E" w:rsidRPr="00C63C20">
        <w:rPr>
          <w:rFonts w:asciiTheme="majorHAnsi" w:hAnsiTheme="majorHAnsi" w:cstheme="majorHAnsi"/>
          <w:bCs/>
          <w:spacing w:val="-3"/>
          <w:sz w:val="18"/>
          <w:szCs w:val="18"/>
        </w:rPr>
        <w:t xml:space="preserve">el/la/los CONSTITUYENTE(S) </w:t>
      </w:r>
      <w:r w:rsidRPr="00C63C20">
        <w:rPr>
          <w:rFonts w:asciiTheme="majorHAnsi" w:hAnsiTheme="majorHAnsi" w:cstheme="majorHAnsi"/>
          <w:spacing w:val="-2"/>
          <w:sz w:val="18"/>
          <w:szCs w:val="18"/>
          <w:lang w:val="es-ES_tradnl"/>
        </w:rPr>
        <w:t>o de terceras personas que impidan o dificulten el cumplimiento del objeto de este ENCARGO.</w:t>
      </w:r>
      <w:r w:rsidR="007D7B6C" w:rsidRPr="00C63C20">
        <w:rPr>
          <w:rFonts w:asciiTheme="majorHAnsi" w:hAnsiTheme="majorHAnsi" w:cstheme="majorHAnsi"/>
          <w:spacing w:val="-2"/>
          <w:sz w:val="18"/>
          <w:szCs w:val="18"/>
          <w:lang w:val="es-ES_tradnl"/>
        </w:rPr>
        <w:t xml:space="preserve"> </w:t>
      </w:r>
      <w:r w:rsidR="007D7B6C" w:rsidRPr="00C63C20">
        <w:rPr>
          <w:rFonts w:asciiTheme="majorHAnsi" w:hAnsiTheme="majorHAnsi" w:cstheme="majorHAnsi"/>
          <w:b/>
          <w:bCs/>
          <w:spacing w:val="-2"/>
          <w:sz w:val="18"/>
          <w:szCs w:val="18"/>
          <w:lang w:val="es-ES_tradnl"/>
        </w:rPr>
        <w:t>b)</w:t>
      </w:r>
      <w:r w:rsidRPr="00C63C20">
        <w:rPr>
          <w:rFonts w:asciiTheme="majorHAnsi" w:hAnsiTheme="majorHAnsi" w:cstheme="majorHAnsi"/>
          <w:spacing w:val="-2"/>
          <w:sz w:val="18"/>
          <w:szCs w:val="18"/>
          <w:lang w:val="es-ES_tradnl"/>
        </w:rPr>
        <w:t xml:space="preserve"> La FIDUCIARIA no tiene a su cargo más obligaciones que las expresamente pactadas en este contrato y las establecidas en la Ley. </w:t>
      </w:r>
      <w:r w:rsidR="007D7B6C" w:rsidRPr="00C63C20">
        <w:rPr>
          <w:rFonts w:asciiTheme="majorHAnsi" w:hAnsiTheme="majorHAnsi" w:cstheme="majorHAnsi"/>
          <w:b/>
          <w:bCs/>
          <w:spacing w:val="-2"/>
          <w:sz w:val="18"/>
          <w:szCs w:val="18"/>
          <w:lang w:val="es-ES_tradnl"/>
        </w:rPr>
        <w:t xml:space="preserve">c) </w:t>
      </w:r>
      <w:r w:rsidR="00ED05FA" w:rsidRPr="00C63C20">
        <w:rPr>
          <w:rFonts w:asciiTheme="majorHAnsi" w:hAnsiTheme="majorHAnsi" w:cstheme="majorHAnsi"/>
          <w:spacing w:val="-2"/>
          <w:sz w:val="18"/>
          <w:szCs w:val="18"/>
          <w:lang w:val="es-ES_tradnl"/>
        </w:rPr>
        <w:t xml:space="preserve">La FIDUCIARIA está obligada al cumplimiento exclusivo de las obligaciones establecidas en el presente contrato, siendo que no se le podrá conminar a cumplir instrucciones que no estén expresamente contempladas en este instrumento, o que atenten en contrato del objeto del ENCARGO. </w:t>
      </w:r>
      <w:r w:rsidR="00ED05FA" w:rsidRPr="00C63C20">
        <w:rPr>
          <w:rFonts w:asciiTheme="majorHAnsi" w:hAnsiTheme="majorHAnsi" w:cstheme="majorHAnsi"/>
          <w:b/>
          <w:bCs/>
          <w:spacing w:val="-2"/>
          <w:sz w:val="18"/>
          <w:szCs w:val="18"/>
          <w:lang w:val="es-ES_tradnl"/>
        </w:rPr>
        <w:t xml:space="preserve">d)  </w:t>
      </w:r>
      <w:r w:rsidR="00903520" w:rsidRPr="00C63C20">
        <w:rPr>
          <w:rFonts w:asciiTheme="majorHAnsi" w:hAnsiTheme="majorHAnsi" w:cstheme="majorHAnsi"/>
          <w:spacing w:val="-2"/>
          <w:sz w:val="18"/>
          <w:szCs w:val="18"/>
          <w:lang w:val="es-ES_tradnl"/>
        </w:rPr>
        <w:t>El/La CONSTITUYENE exonera a la FIDUCIARIA por su actuación en cumplimiento a cualquier reforma al ordenamiento jurídico vigente aplicable</w:t>
      </w:r>
      <w:r w:rsidR="006A2DDF" w:rsidRPr="00C63C20">
        <w:rPr>
          <w:rFonts w:asciiTheme="majorHAnsi" w:hAnsiTheme="majorHAnsi" w:cstheme="majorHAnsi"/>
          <w:spacing w:val="-2"/>
          <w:sz w:val="18"/>
          <w:szCs w:val="18"/>
          <w:lang w:val="es-ES_tradnl"/>
        </w:rPr>
        <w:t xml:space="preserve">, así como por la expedición de cualquier norma que pudiere afectar al presente contrato. En caso de generarse costos, gastos o tributos por la ejecución del presente </w:t>
      </w:r>
      <w:r w:rsidR="00780B66" w:rsidRPr="00C63C20">
        <w:rPr>
          <w:rFonts w:asciiTheme="majorHAnsi" w:hAnsiTheme="majorHAnsi" w:cstheme="majorHAnsi"/>
          <w:spacing w:val="-2"/>
          <w:sz w:val="18"/>
          <w:szCs w:val="18"/>
          <w:lang w:val="es-ES_tradnl"/>
        </w:rPr>
        <w:t xml:space="preserve">ENCARGO, los recursos para el pago de </w:t>
      </w:r>
      <w:r w:rsidR="00C63C20" w:rsidRPr="00C63C20">
        <w:rPr>
          <w:rFonts w:asciiTheme="majorHAnsi" w:hAnsiTheme="majorHAnsi" w:cstheme="majorHAnsi"/>
          <w:spacing w:val="-2"/>
          <w:sz w:val="18"/>
          <w:szCs w:val="18"/>
          <w:lang w:val="es-ES_tradnl"/>
        </w:rPr>
        <w:t>estos</w:t>
      </w:r>
      <w:r w:rsidR="00780B66" w:rsidRPr="00C63C20">
        <w:rPr>
          <w:rFonts w:asciiTheme="majorHAnsi" w:hAnsiTheme="majorHAnsi" w:cstheme="majorHAnsi"/>
          <w:spacing w:val="-2"/>
          <w:sz w:val="18"/>
          <w:szCs w:val="18"/>
          <w:lang w:val="es-ES_tradnl"/>
        </w:rPr>
        <w:t xml:space="preserve"> deberán ser provistos por el </w:t>
      </w:r>
      <w:r w:rsidR="00F6444F" w:rsidRPr="00C63C20">
        <w:rPr>
          <w:rFonts w:asciiTheme="majorHAnsi" w:hAnsiTheme="majorHAnsi" w:cstheme="majorHAnsi"/>
          <w:spacing w:val="-2"/>
          <w:sz w:val="18"/>
          <w:szCs w:val="18"/>
          <w:lang w:val="es-ES_tradnl"/>
        </w:rPr>
        <w:t xml:space="preserve">GENERADOR DE INSTRUCCIONES </w:t>
      </w:r>
      <w:r w:rsidR="00780B66" w:rsidRPr="00C63C20">
        <w:rPr>
          <w:rFonts w:asciiTheme="majorHAnsi" w:hAnsiTheme="majorHAnsi" w:cstheme="majorHAnsi"/>
          <w:spacing w:val="-2"/>
          <w:sz w:val="18"/>
          <w:szCs w:val="18"/>
          <w:lang w:val="es-ES_tradnl"/>
        </w:rPr>
        <w:t xml:space="preserve">o el/la CONSTITUYENTE, dependiendo del responsable de las obligaciones generadas. </w:t>
      </w:r>
      <w:r w:rsidR="00124D01" w:rsidRPr="00C63C20">
        <w:rPr>
          <w:rFonts w:asciiTheme="majorHAnsi" w:hAnsiTheme="majorHAnsi" w:cstheme="majorHAnsi"/>
          <w:b/>
          <w:bCs/>
          <w:spacing w:val="-2"/>
          <w:sz w:val="18"/>
          <w:szCs w:val="18"/>
          <w:lang w:val="es-ES_tradnl"/>
        </w:rPr>
        <w:t xml:space="preserve">e) </w:t>
      </w:r>
      <w:r w:rsidR="00124D01" w:rsidRPr="00C63C20">
        <w:rPr>
          <w:rFonts w:asciiTheme="majorHAnsi" w:hAnsiTheme="majorHAnsi" w:cstheme="majorHAnsi"/>
          <w:spacing w:val="-2"/>
          <w:sz w:val="18"/>
          <w:szCs w:val="18"/>
          <w:lang w:val="es-ES_tradnl"/>
        </w:rPr>
        <w:t xml:space="preserve">El CONSTITUYENTE declara expresamente que ha </w:t>
      </w:r>
      <w:r w:rsidR="00570198" w:rsidRPr="00C63C20">
        <w:rPr>
          <w:rFonts w:asciiTheme="majorHAnsi" w:hAnsiTheme="majorHAnsi" w:cstheme="majorHAnsi"/>
          <w:spacing w:val="-2"/>
          <w:sz w:val="18"/>
          <w:szCs w:val="18"/>
          <w:lang w:val="es-ES_tradnl"/>
        </w:rPr>
        <w:t xml:space="preserve">sido informado respecto de la naturaleza del presente contrato y de los riesgos </w:t>
      </w:r>
      <w:r w:rsidR="005A3556" w:rsidRPr="00C63C20">
        <w:rPr>
          <w:rFonts w:asciiTheme="majorHAnsi" w:hAnsiTheme="majorHAnsi" w:cstheme="majorHAnsi"/>
          <w:spacing w:val="-2"/>
          <w:sz w:val="18"/>
          <w:szCs w:val="18"/>
          <w:lang w:val="es-ES_tradnl"/>
        </w:rPr>
        <w:t xml:space="preserve">que este conlleva, que </w:t>
      </w:r>
      <w:r w:rsidR="003241CA" w:rsidRPr="00C63C20">
        <w:rPr>
          <w:rFonts w:asciiTheme="majorHAnsi" w:hAnsiTheme="majorHAnsi" w:cstheme="majorHAnsi"/>
          <w:spacing w:val="-2"/>
          <w:sz w:val="18"/>
          <w:szCs w:val="18"/>
          <w:lang w:val="es-ES_tradnl"/>
        </w:rPr>
        <w:t xml:space="preserve">con </w:t>
      </w:r>
      <w:r w:rsidR="005A3556" w:rsidRPr="00C63C20">
        <w:rPr>
          <w:rFonts w:asciiTheme="majorHAnsi" w:hAnsiTheme="majorHAnsi" w:cstheme="majorHAnsi"/>
          <w:spacing w:val="-2"/>
          <w:sz w:val="18"/>
          <w:szCs w:val="18"/>
          <w:lang w:val="es-ES_tradnl"/>
        </w:rPr>
        <w:t>el presente</w:t>
      </w:r>
      <w:r w:rsidR="007006A4" w:rsidRPr="00C63C20">
        <w:rPr>
          <w:rFonts w:asciiTheme="majorHAnsi" w:hAnsiTheme="majorHAnsi" w:cstheme="majorHAnsi"/>
          <w:spacing w:val="-2"/>
          <w:sz w:val="18"/>
          <w:szCs w:val="18"/>
          <w:lang w:val="es-ES_tradnl"/>
        </w:rPr>
        <w:t xml:space="preserve"> no se garantiza el éxito ni los resultados </w:t>
      </w:r>
      <w:r w:rsidR="00390C92" w:rsidRPr="00C63C20">
        <w:rPr>
          <w:rFonts w:asciiTheme="majorHAnsi" w:hAnsiTheme="majorHAnsi" w:cstheme="majorHAnsi"/>
          <w:spacing w:val="-2"/>
          <w:sz w:val="18"/>
          <w:szCs w:val="18"/>
          <w:lang w:val="es-ES_tradnl"/>
        </w:rPr>
        <w:t>e</w:t>
      </w:r>
      <w:r w:rsidR="007006A4" w:rsidRPr="00C63C20">
        <w:rPr>
          <w:rFonts w:asciiTheme="majorHAnsi" w:hAnsiTheme="majorHAnsi" w:cstheme="majorHAnsi"/>
          <w:spacing w:val="-2"/>
          <w:sz w:val="18"/>
          <w:szCs w:val="18"/>
          <w:lang w:val="es-ES_tradnl"/>
        </w:rPr>
        <w:t xml:space="preserve">sperados y que podrían existir eventos y circunstancias ajenas que impidan o compliquen su cumplimiento, todo lo cual ha sido debidamente comunicado y expuesto a las partes, por lo que </w:t>
      </w:r>
      <w:r w:rsidR="005B7C04" w:rsidRPr="00C63C20">
        <w:rPr>
          <w:rFonts w:asciiTheme="majorHAnsi" w:hAnsiTheme="majorHAnsi" w:cstheme="majorHAnsi"/>
          <w:spacing w:val="-2"/>
          <w:sz w:val="18"/>
          <w:szCs w:val="18"/>
          <w:lang w:val="es-ES_tradnl"/>
        </w:rPr>
        <w:t xml:space="preserve">no podrá alegar desconocimientos del particular o </w:t>
      </w:r>
      <w:r w:rsidR="00810910" w:rsidRPr="00C63C20">
        <w:rPr>
          <w:rFonts w:asciiTheme="majorHAnsi" w:hAnsiTheme="majorHAnsi" w:cstheme="majorHAnsi"/>
          <w:spacing w:val="-2"/>
          <w:sz w:val="18"/>
          <w:szCs w:val="18"/>
          <w:lang w:val="es-ES_tradnl"/>
        </w:rPr>
        <w:t xml:space="preserve">interponer </w:t>
      </w:r>
      <w:r w:rsidR="005B7C04" w:rsidRPr="00C63C20">
        <w:rPr>
          <w:rFonts w:asciiTheme="majorHAnsi" w:hAnsiTheme="majorHAnsi" w:cstheme="majorHAnsi"/>
          <w:spacing w:val="-2"/>
          <w:sz w:val="18"/>
          <w:szCs w:val="18"/>
          <w:lang w:val="es-ES_tradnl"/>
        </w:rPr>
        <w:t>reclamos en tal sentido</w:t>
      </w:r>
      <w:r w:rsidR="00D82DEE" w:rsidRPr="00C63C20">
        <w:rPr>
          <w:rFonts w:asciiTheme="majorHAnsi" w:hAnsiTheme="majorHAnsi" w:cstheme="majorHAnsi"/>
          <w:spacing w:val="-2"/>
          <w:sz w:val="18"/>
          <w:szCs w:val="18"/>
          <w:lang w:val="es-ES_tradnl"/>
        </w:rPr>
        <w:t xml:space="preserve">. </w:t>
      </w:r>
      <w:r w:rsidR="00D82DEE" w:rsidRPr="00C63C20">
        <w:rPr>
          <w:rFonts w:asciiTheme="majorHAnsi" w:hAnsiTheme="majorHAnsi" w:cstheme="majorHAnsi"/>
          <w:b/>
          <w:bCs/>
          <w:spacing w:val="-2"/>
          <w:sz w:val="18"/>
          <w:szCs w:val="18"/>
          <w:lang w:val="es-ES_tradnl"/>
        </w:rPr>
        <w:t xml:space="preserve">f) </w:t>
      </w:r>
      <w:r w:rsidR="00D82DEE" w:rsidRPr="00C63C20">
        <w:rPr>
          <w:rFonts w:asciiTheme="majorHAnsi" w:hAnsiTheme="majorHAnsi" w:cstheme="majorHAnsi"/>
          <w:spacing w:val="-2"/>
          <w:sz w:val="18"/>
          <w:szCs w:val="18"/>
          <w:lang w:val="es-ES_tradnl"/>
        </w:rPr>
        <w:t xml:space="preserve">El presente ENCARGO no constituye el ejercicio de la actividad de intermediación o </w:t>
      </w:r>
      <w:r w:rsidR="00652DDE" w:rsidRPr="00C63C20">
        <w:rPr>
          <w:rFonts w:asciiTheme="majorHAnsi" w:hAnsiTheme="majorHAnsi" w:cstheme="majorHAnsi"/>
          <w:spacing w:val="-2"/>
          <w:sz w:val="18"/>
          <w:szCs w:val="18"/>
          <w:lang w:val="es-ES_tradnl"/>
        </w:rPr>
        <w:t>comercialización</w:t>
      </w:r>
      <w:r w:rsidR="00E35812" w:rsidRPr="00C63C20">
        <w:rPr>
          <w:rFonts w:asciiTheme="majorHAnsi" w:hAnsiTheme="majorHAnsi" w:cstheme="majorHAnsi"/>
          <w:spacing w:val="-2"/>
          <w:sz w:val="18"/>
          <w:szCs w:val="18"/>
          <w:lang w:val="es-ES_tradnl"/>
        </w:rPr>
        <w:t xml:space="preserve"> de vehículos, el cual es ejecutado por el </w:t>
      </w:r>
      <w:r w:rsidR="00F6444F" w:rsidRPr="00C63C20">
        <w:rPr>
          <w:rFonts w:asciiTheme="majorHAnsi" w:hAnsiTheme="majorHAnsi" w:cstheme="majorHAnsi"/>
          <w:spacing w:val="-2"/>
          <w:sz w:val="18"/>
          <w:szCs w:val="18"/>
          <w:lang w:val="es-ES_tradnl"/>
        </w:rPr>
        <w:t>GENERADOR DE INSTRUCCIONES</w:t>
      </w:r>
      <w:r w:rsidR="00E35812" w:rsidRPr="00C63C20">
        <w:rPr>
          <w:rFonts w:asciiTheme="majorHAnsi" w:hAnsiTheme="majorHAnsi" w:cstheme="majorHAnsi"/>
          <w:spacing w:val="-2"/>
          <w:sz w:val="18"/>
          <w:szCs w:val="18"/>
          <w:lang w:val="es-ES_tradnl"/>
        </w:rPr>
        <w:t xml:space="preserve">, </w:t>
      </w:r>
      <w:r w:rsidR="00652DDE" w:rsidRPr="00C63C20">
        <w:rPr>
          <w:rFonts w:asciiTheme="majorHAnsi" w:hAnsiTheme="majorHAnsi" w:cstheme="majorHAnsi"/>
          <w:spacing w:val="-2"/>
          <w:sz w:val="18"/>
          <w:szCs w:val="18"/>
          <w:lang w:val="es-ES_tradnl"/>
        </w:rPr>
        <w:t>simplemente</w:t>
      </w:r>
      <w:r w:rsidR="00E35812" w:rsidRPr="00C63C20">
        <w:rPr>
          <w:rFonts w:asciiTheme="majorHAnsi" w:hAnsiTheme="majorHAnsi" w:cstheme="majorHAnsi"/>
          <w:spacing w:val="-2"/>
          <w:sz w:val="18"/>
          <w:szCs w:val="18"/>
          <w:lang w:val="es-ES_tradnl"/>
        </w:rPr>
        <w:t xml:space="preserve"> es el mecanismo elegido y </w:t>
      </w:r>
      <w:r w:rsidR="00652DDE" w:rsidRPr="00C63C20">
        <w:rPr>
          <w:rFonts w:asciiTheme="majorHAnsi" w:hAnsiTheme="majorHAnsi" w:cstheme="majorHAnsi"/>
          <w:spacing w:val="-2"/>
          <w:sz w:val="18"/>
          <w:szCs w:val="18"/>
          <w:lang w:val="es-ES_tradnl"/>
        </w:rPr>
        <w:t xml:space="preserve">aceptado </w:t>
      </w:r>
      <w:r w:rsidR="00E35812" w:rsidRPr="00C63C20">
        <w:rPr>
          <w:rFonts w:asciiTheme="majorHAnsi" w:hAnsiTheme="majorHAnsi" w:cstheme="majorHAnsi"/>
          <w:spacing w:val="-2"/>
          <w:sz w:val="18"/>
          <w:szCs w:val="18"/>
          <w:lang w:val="es-ES_tradnl"/>
        </w:rPr>
        <w:t xml:space="preserve">por el/la CONSTITUYENTE </w:t>
      </w:r>
      <w:r w:rsidR="00652DDE" w:rsidRPr="00C63C20">
        <w:rPr>
          <w:rFonts w:asciiTheme="majorHAnsi" w:hAnsiTheme="majorHAnsi" w:cstheme="majorHAnsi"/>
          <w:spacing w:val="-2"/>
          <w:sz w:val="18"/>
          <w:szCs w:val="18"/>
          <w:lang w:val="es-ES_tradnl"/>
        </w:rPr>
        <w:t>para ejecutar el proceso operativo de desarrollo y perfeccionamiento del proceso de transferencia de dominio.</w:t>
      </w:r>
      <w:r w:rsidR="005B7C04" w:rsidRPr="00C63C20">
        <w:rPr>
          <w:rFonts w:asciiTheme="majorHAnsi" w:hAnsiTheme="majorHAnsi" w:cstheme="majorHAnsi"/>
          <w:spacing w:val="-2"/>
          <w:sz w:val="18"/>
          <w:szCs w:val="18"/>
          <w:lang w:val="es-ES_tradnl"/>
        </w:rPr>
        <w:t xml:space="preserve"> </w:t>
      </w:r>
    </w:p>
    <w:p w14:paraId="74EC3EA1" w14:textId="47DEB11B" w:rsidR="00B57F07" w:rsidRPr="00C63C20" w:rsidRDefault="00B57F07" w:rsidP="005E7522">
      <w:pPr>
        <w:spacing w:after="120"/>
        <w:ind w:right="18"/>
        <w:jc w:val="both"/>
        <w:rPr>
          <w:rFonts w:asciiTheme="majorHAnsi" w:hAnsiTheme="majorHAnsi" w:cstheme="majorHAnsi"/>
          <w:sz w:val="18"/>
          <w:szCs w:val="18"/>
          <w:lang w:val="es-ES_tradnl"/>
        </w:rPr>
      </w:pPr>
      <w:r w:rsidRPr="00C63C20">
        <w:rPr>
          <w:rFonts w:asciiTheme="majorHAnsi" w:hAnsiTheme="majorHAnsi" w:cstheme="majorHAnsi"/>
          <w:b/>
          <w:sz w:val="18"/>
          <w:szCs w:val="18"/>
          <w:lang w:val="es-ES_tradnl"/>
        </w:rPr>
        <w:t xml:space="preserve">CLÁUSULA DÉCIMA </w:t>
      </w:r>
      <w:r w:rsidR="00C63C20" w:rsidRPr="00C63C20">
        <w:rPr>
          <w:rFonts w:asciiTheme="majorHAnsi" w:hAnsiTheme="majorHAnsi" w:cstheme="majorHAnsi"/>
          <w:b/>
          <w:sz w:val="18"/>
          <w:szCs w:val="18"/>
          <w:lang w:val="es-ES_tradnl"/>
        </w:rPr>
        <w:t>SEXTA. -</w:t>
      </w:r>
      <w:r w:rsidRPr="00C63C20">
        <w:rPr>
          <w:rFonts w:asciiTheme="majorHAnsi" w:hAnsiTheme="majorHAnsi" w:cstheme="majorHAnsi"/>
          <w:b/>
          <w:sz w:val="18"/>
          <w:szCs w:val="18"/>
          <w:lang w:val="es-ES_tradnl"/>
        </w:rPr>
        <w:t xml:space="preserve"> </w:t>
      </w:r>
      <w:r w:rsidRPr="00C63C20">
        <w:rPr>
          <w:rFonts w:asciiTheme="majorHAnsi" w:hAnsiTheme="majorHAnsi" w:cstheme="majorHAnsi"/>
          <w:b/>
          <w:spacing w:val="-3"/>
          <w:sz w:val="18"/>
          <w:szCs w:val="18"/>
        </w:rPr>
        <w:t>LEGISLACIÓN APLICABLE:</w:t>
      </w:r>
      <w:r w:rsidR="005E7522" w:rsidRPr="00C63C20">
        <w:rPr>
          <w:rFonts w:asciiTheme="majorHAnsi" w:hAnsiTheme="majorHAnsi" w:cstheme="majorHAnsi"/>
          <w:b/>
          <w:spacing w:val="-3"/>
          <w:sz w:val="18"/>
          <w:szCs w:val="18"/>
        </w:rPr>
        <w:t xml:space="preserve"> </w:t>
      </w:r>
      <w:r w:rsidRPr="00C63C20">
        <w:rPr>
          <w:rFonts w:asciiTheme="majorHAnsi" w:hAnsiTheme="majorHAnsi" w:cstheme="majorHAnsi"/>
          <w:sz w:val="18"/>
          <w:szCs w:val="18"/>
          <w:lang w:val="es-ES_tradnl"/>
        </w:rPr>
        <w:t>La ejecución del presente ENCARGO se regula por las disposiciones constantes en el Código Orgánico Monetario y Financiera, Libro II, Ley de Mercado de Valores, su Reglamento, en la Codificación de Resoluciones la Junta de Política y Regulación Monetaria y Financiera y en general por las demás normas y disposiciones aplicables a la materia.</w:t>
      </w:r>
    </w:p>
    <w:p w14:paraId="7411012F" w14:textId="29D51708" w:rsidR="00B57F07" w:rsidRPr="00C63C20" w:rsidRDefault="00B57F07" w:rsidP="005E7522">
      <w:pPr>
        <w:pStyle w:val="Ttulo4"/>
        <w:tabs>
          <w:tab w:val="left" w:pos="0"/>
        </w:tabs>
        <w:spacing w:after="120" w:line="240" w:lineRule="auto"/>
        <w:ind w:right="18"/>
        <w:jc w:val="both"/>
        <w:rPr>
          <w:rFonts w:eastAsia="Times New Roman" w:cstheme="majorHAnsi"/>
          <w:i w:val="0"/>
          <w:iCs w:val="0"/>
          <w:color w:val="auto"/>
          <w:sz w:val="18"/>
          <w:szCs w:val="18"/>
          <w:lang w:eastAsia="es-MX"/>
        </w:rPr>
      </w:pPr>
      <w:r w:rsidRPr="00C63C20">
        <w:rPr>
          <w:rFonts w:cstheme="majorHAnsi"/>
          <w:b/>
          <w:bCs/>
          <w:i w:val="0"/>
          <w:iCs w:val="0"/>
          <w:color w:val="000000" w:themeColor="text1"/>
          <w:spacing w:val="-2"/>
          <w:sz w:val="18"/>
          <w:szCs w:val="18"/>
          <w:lang w:val="es-ES"/>
        </w:rPr>
        <w:t xml:space="preserve">CLÁUSULA DÉCIMA </w:t>
      </w:r>
      <w:r w:rsidR="00C63C20" w:rsidRPr="00C63C20">
        <w:rPr>
          <w:rFonts w:cstheme="majorHAnsi"/>
          <w:b/>
          <w:bCs/>
          <w:i w:val="0"/>
          <w:iCs w:val="0"/>
          <w:color w:val="000000" w:themeColor="text1"/>
          <w:spacing w:val="-2"/>
          <w:sz w:val="18"/>
          <w:szCs w:val="18"/>
          <w:lang w:val="es-ES"/>
        </w:rPr>
        <w:t>SÉPTIMA. -</w:t>
      </w:r>
      <w:r w:rsidRPr="00C63C20">
        <w:rPr>
          <w:rFonts w:cstheme="majorHAnsi"/>
          <w:b/>
          <w:bCs/>
          <w:i w:val="0"/>
          <w:iCs w:val="0"/>
          <w:color w:val="000000" w:themeColor="text1"/>
          <w:spacing w:val="-2"/>
          <w:sz w:val="18"/>
          <w:szCs w:val="18"/>
          <w:lang w:val="es-ES"/>
        </w:rPr>
        <w:t xml:space="preserve"> CONTRATACIÓN DE UN AUDITOR EXTERNO Y CUSTODIA:</w:t>
      </w:r>
      <w:r w:rsidR="005E7522" w:rsidRPr="00C63C20">
        <w:rPr>
          <w:rFonts w:cstheme="majorHAnsi"/>
          <w:b/>
          <w:bCs/>
          <w:i w:val="0"/>
          <w:iCs w:val="0"/>
          <w:color w:val="000000" w:themeColor="text1"/>
          <w:spacing w:val="-2"/>
          <w:sz w:val="18"/>
          <w:szCs w:val="18"/>
          <w:lang w:val="es-ES"/>
        </w:rPr>
        <w:t xml:space="preserve"> </w:t>
      </w:r>
      <w:r w:rsidRPr="00C63C20">
        <w:rPr>
          <w:rFonts w:eastAsia="Times New Roman" w:cstheme="majorHAnsi"/>
          <w:i w:val="0"/>
          <w:iCs w:val="0"/>
          <w:color w:val="auto"/>
          <w:sz w:val="18"/>
          <w:szCs w:val="18"/>
          <w:lang w:eastAsia="es-MX"/>
        </w:rPr>
        <w:t xml:space="preserve">En caso de que </w:t>
      </w:r>
      <w:r w:rsidR="0004317E" w:rsidRPr="00C63C20">
        <w:rPr>
          <w:rFonts w:eastAsia="Times New Roman" w:cstheme="majorHAnsi"/>
          <w:i w:val="0"/>
          <w:iCs w:val="0"/>
          <w:color w:val="auto"/>
          <w:sz w:val="18"/>
          <w:szCs w:val="18"/>
          <w:lang w:eastAsia="es-MX"/>
        </w:rPr>
        <w:t xml:space="preserve">el/la/los CONSTITUYENTE(S) </w:t>
      </w:r>
      <w:r w:rsidRPr="00C63C20">
        <w:rPr>
          <w:rFonts w:eastAsia="Times New Roman" w:cstheme="majorHAnsi"/>
          <w:i w:val="0"/>
          <w:iCs w:val="0"/>
          <w:color w:val="auto"/>
          <w:sz w:val="18"/>
          <w:szCs w:val="18"/>
          <w:lang w:eastAsia="es-MX"/>
        </w:rPr>
        <w:t>requieran que el ENCARGO sea sometido a la revisión de una firma auditora externa, la FIDUCIARIA designar</w:t>
      </w:r>
      <w:r w:rsidR="00BE544C" w:rsidRPr="00C63C20">
        <w:rPr>
          <w:rFonts w:eastAsia="Times New Roman" w:cstheme="majorHAnsi"/>
          <w:i w:val="0"/>
          <w:iCs w:val="0"/>
          <w:color w:val="auto"/>
          <w:sz w:val="18"/>
          <w:szCs w:val="18"/>
          <w:lang w:eastAsia="es-MX"/>
        </w:rPr>
        <w:t>á</w:t>
      </w:r>
      <w:r w:rsidRPr="00C63C20">
        <w:rPr>
          <w:rFonts w:eastAsia="Times New Roman" w:cstheme="majorHAnsi"/>
          <w:i w:val="0"/>
          <w:iCs w:val="0"/>
          <w:color w:val="auto"/>
          <w:sz w:val="18"/>
          <w:szCs w:val="18"/>
          <w:lang w:eastAsia="es-MX"/>
        </w:rPr>
        <w:t xml:space="preserve"> a dicha firma auditora, caso en el cual los costos, gastos y honorarios que demande su contratación deberán ser asumidos por </w:t>
      </w:r>
      <w:r w:rsidR="0004317E" w:rsidRPr="00C63C20">
        <w:rPr>
          <w:rFonts w:eastAsia="Times New Roman" w:cstheme="majorHAnsi"/>
          <w:i w:val="0"/>
          <w:iCs w:val="0"/>
          <w:color w:val="auto"/>
          <w:sz w:val="18"/>
          <w:szCs w:val="18"/>
          <w:lang w:eastAsia="es-MX"/>
        </w:rPr>
        <w:t>el/la/los CONSTITUYENTE(S)</w:t>
      </w:r>
      <w:r w:rsidRPr="00C63C20">
        <w:rPr>
          <w:rFonts w:eastAsia="Times New Roman" w:cstheme="majorHAnsi"/>
          <w:i w:val="0"/>
          <w:iCs w:val="0"/>
          <w:color w:val="auto"/>
          <w:sz w:val="18"/>
          <w:szCs w:val="18"/>
          <w:lang w:eastAsia="es-MX"/>
        </w:rPr>
        <w:t xml:space="preserve">. </w:t>
      </w:r>
    </w:p>
    <w:p w14:paraId="592C5CB5" w14:textId="56286EE9" w:rsidR="00B57F07" w:rsidRPr="00C63C20" w:rsidRDefault="00B57F07" w:rsidP="005E7522">
      <w:pPr>
        <w:spacing w:after="120"/>
        <w:ind w:right="18"/>
        <w:jc w:val="both"/>
        <w:rPr>
          <w:rFonts w:asciiTheme="majorHAnsi" w:hAnsiTheme="majorHAnsi" w:cstheme="majorHAnsi"/>
          <w:sz w:val="18"/>
          <w:szCs w:val="18"/>
        </w:rPr>
      </w:pPr>
      <w:r w:rsidRPr="00C63C20">
        <w:rPr>
          <w:rFonts w:asciiTheme="majorHAnsi" w:hAnsiTheme="majorHAnsi" w:cstheme="majorHAnsi"/>
          <w:b/>
          <w:sz w:val="18"/>
          <w:szCs w:val="18"/>
        </w:rPr>
        <w:t>CLÁUSULA</w:t>
      </w:r>
      <w:r w:rsidRPr="00C63C20">
        <w:rPr>
          <w:rFonts w:asciiTheme="majorHAnsi" w:hAnsiTheme="majorHAnsi" w:cstheme="majorHAnsi"/>
          <w:spacing w:val="-2"/>
          <w:sz w:val="18"/>
          <w:szCs w:val="18"/>
        </w:rPr>
        <w:t xml:space="preserve"> </w:t>
      </w:r>
      <w:r w:rsidRPr="00C63C20">
        <w:rPr>
          <w:rFonts w:asciiTheme="majorHAnsi" w:hAnsiTheme="majorHAnsi" w:cstheme="majorHAnsi"/>
          <w:b/>
          <w:sz w:val="18"/>
          <w:szCs w:val="18"/>
        </w:rPr>
        <w:t xml:space="preserve">DÉCIMA </w:t>
      </w:r>
      <w:r w:rsidR="00C63C20" w:rsidRPr="00C63C20">
        <w:rPr>
          <w:rFonts w:asciiTheme="majorHAnsi" w:hAnsiTheme="majorHAnsi" w:cstheme="majorHAnsi"/>
          <w:b/>
          <w:sz w:val="18"/>
          <w:szCs w:val="18"/>
        </w:rPr>
        <w:t>OCTAVA. -</w:t>
      </w:r>
      <w:r w:rsidRPr="00C63C20">
        <w:rPr>
          <w:rFonts w:asciiTheme="majorHAnsi" w:hAnsiTheme="majorHAnsi" w:cstheme="majorHAnsi"/>
          <w:b/>
          <w:sz w:val="18"/>
          <w:szCs w:val="18"/>
        </w:rPr>
        <w:t xml:space="preserve"> NULIDAD DE LAS ESTIPULACIONES CONTRACTUALES:</w:t>
      </w:r>
      <w:r w:rsidR="005E7522" w:rsidRPr="00C63C20">
        <w:rPr>
          <w:rFonts w:asciiTheme="majorHAnsi" w:hAnsiTheme="majorHAnsi" w:cstheme="majorHAnsi"/>
          <w:b/>
          <w:sz w:val="18"/>
          <w:szCs w:val="18"/>
        </w:rPr>
        <w:t xml:space="preserve"> </w:t>
      </w:r>
      <w:r w:rsidRPr="00C63C20">
        <w:rPr>
          <w:rFonts w:asciiTheme="majorHAnsi" w:hAnsiTheme="majorHAnsi" w:cstheme="majorHAnsi"/>
          <w:sz w:val="18"/>
          <w:szCs w:val="18"/>
        </w:rPr>
        <w:t>Si una o más de las disposiciones del presente ENCARGO llegaren a declararse nulas, ilegales o inejecutables por parte de una autoridad competente, esta declaratoria no invalidará ni tornará ilegal o inejecutable el resto del contrato, a no ser que la nulidad declarada por autoridad judicial implique la nulidad total del contrato y sus efectos.</w:t>
      </w:r>
    </w:p>
    <w:p w14:paraId="541385A6" w14:textId="6AFAD91A" w:rsidR="00B57F07" w:rsidRPr="00C63C20" w:rsidRDefault="00B57F07" w:rsidP="005E7522">
      <w:pPr>
        <w:spacing w:after="120"/>
        <w:ind w:right="18"/>
        <w:jc w:val="both"/>
        <w:rPr>
          <w:rFonts w:asciiTheme="majorHAnsi" w:hAnsiTheme="majorHAnsi" w:cstheme="majorHAnsi"/>
          <w:sz w:val="18"/>
          <w:szCs w:val="18"/>
        </w:rPr>
      </w:pPr>
      <w:r w:rsidRPr="00C63C20">
        <w:rPr>
          <w:rFonts w:asciiTheme="majorHAnsi" w:hAnsiTheme="majorHAnsi" w:cstheme="majorHAnsi"/>
          <w:b/>
          <w:sz w:val="18"/>
          <w:szCs w:val="18"/>
        </w:rPr>
        <w:t xml:space="preserve">CLÁUSULA DÉCIMA </w:t>
      </w:r>
      <w:r w:rsidR="00C63C20" w:rsidRPr="00C63C20">
        <w:rPr>
          <w:rFonts w:asciiTheme="majorHAnsi" w:hAnsiTheme="majorHAnsi" w:cstheme="majorHAnsi"/>
          <w:b/>
          <w:sz w:val="18"/>
          <w:szCs w:val="18"/>
        </w:rPr>
        <w:t>NOVENA. -</w:t>
      </w:r>
      <w:r w:rsidRPr="00C63C20">
        <w:rPr>
          <w:rFonts w:asciiTheme="majorHAnsi" w:hAnsiTheme="majorHAnsi" w:cstheme="majorHAnsi"/>
          <w:b/>
          <w:sz w:val="18"/>
          <w:szCs w:val="18"/>
        </w:rPr>
        <w:t xml:space="preserve"> REFORMAS CONTRACTUALES:</w:t>
      </w:r>
      <w:r w:rsidR="005E7522" w:rsidRPr="00C63C20">
        <w:rPr>
          <w:rFonts w:asciiTheme="majorHAnsi" w:hAnsiTheme="majorHAnsi" w:cstheme="majorHAnsi"/>
          <w:b/>
          <w:sz w:val="18"/>
          <w:szCs w:val="18"/>
        </w:rPr>
        <w:t xml:space="preserve"> </w:t>
      </w:r>
      <w:r w:rsidRPr="00C63C20">
        <w:rPr>
          <w:rFonts w:asciiTheme="majorHAnsi" w:hAnsiTheme="majorHAnsi" w:cstheme="majorHAnsi"/>
          <w:sz w:val="18"/>
          <w:szCs w:val="18"/>
        </w:rPr>
        <w:t>Para realizar las reformas del presente contrato, se establece el siguiente proceso:</w:t>
      </w:r>
    </w:p>
    <w:p w14:paraId="0BFB25D2" w14:textId="029CC6E6" w:rsidR="00B57F07" w:rsidRPr="00C63C20" w:rsidRDefault="00B57F07" w:rsidP="00B57F07">
      <w:pPr>
        <w:widowControl w:val="0"/>
        <w:numPr>
          <w:ilvl w:val="0"/>
          <w:numId w:val="6"/>
        </w:numPr>
        <w:jc w:val="both"/>
        <w:outlineLvl w:val="0"/>
        <w:rPr>
          <w:rFonts w:asciiTheme="majorHAnsi" w:hAnsiTheme="majorHAnsi" w:cstheme="majorHAnsi"/>
          <w:sz w:val="18"/>
          <w:szCs w:val="18"/>
        </w:rPr>
      </w:pPr>
      <w:r w:rsidRPr="00C63C20">
        <w:rPr>
          <w:rFonts w:asciiTheme="majorHAnsi" w:hAnsiTheme="majorHAnsi" w:cstheme="majorHAnsi"/>
          <w:sz w:val="18"/>
          <w:szCs w:val="18"/>
        </w:rPr>
        <w:t xml:space="preserve">Que exista la comunicación escrita del </w:t>
      </w:r>
      <w:r w:rsidR="00BF7174" w:rsidRPr="00C63C20">
        <w:rPr>
          <w:rFonts w:asciiTheme="majorHAnsi" w:hAnsiTheme="majorHAnsi" w:cstheme="majorHAnsi"/>
          <w:sz w:val="18"/>
          <w:szCs w:val="18"/>
        </w:rPr>
        <w:t>GENERADOR DE INSTRUCCIONES</w:t>
      </w:r>
      <w:r w:rsidRPr="00C63C20">
        <w:rPr>
          <w:rFonts w:asciiTheme="majorHAnsi" w:hAnsiTheme="majorHAnsi" w:cstheme="majorHAnsi"/>
          <w:sz w:val="18"/>
          <w:szCs w:val="18"/>
        </w:rPr>
        <w:t>.</w:t>
      </w:r>
    </w:p>
    <w:p w14:paraId="3CE6AE13" w14:textId="026A877B" w:rsidR="00B57F07" w:rsidRPr="00C63C20" w:rsidRDefault="00B57F07" w:rsidP="00B57F07">
      <w:pPr>
        <w:widowControl w:val="0"/>
        <w:numPr>
          <w:ilvl w:val="0"/>
          <w:numId w:val="6"/>
        </w:numPr>
        <w:suppressAutoHyphens/>
        <w:spacing w:after="240"/>
        <w:ind w:right="18"/>
        <w:jc w:val="both"/>
        <w:outlineLvl w:val="0"/>
        <w:rPr>
          <w:rFonts w:asciiTheme="majorHAnsi" w:hAnsiTheme="majorHAnsi" w:cstheme="majorHAnsi"/>
          <w:spacing w:val="-2"/>
          <w:sz w:val="18"/>
          <w:szCs w:val="18"/>
        </w:rPr>
      </w:pPr>
      <w:r w:rsidRPr="00C63C20">
        <w:rPr>
          <w:rFonts w:asciiTheme="majorHAnsi" w:hAnsiTheme="majorHAnsi" w:cstheme="majorHAnsi"/>
          <w:sz w:val="18"/>
          <w:szCs w:val="18"/>
        </w:rPr>
        <w:t xml:space="preserve">Una vez recibida la comunicación antes señalada, la Fiduciaria, conjuntamente con </w:t>
      </w:r>
      <w:r w:rsidR="0004317E" w:rsidRPr="00C63C20">
        <w:rPr>
          <w:rFonts w:asciiTheme="majorHAnsi" w:hAnsiTheme="majorHAnsi" w:cstheme="majorHAnsi"/>
          <w:bCs/>
          <w:spacing w:val="-3"/>
          <w:sz w:val="18"/>
          <w:szCs w:val="18"/>
        </w:rPr>
        <w:t xml:space="preserve">el/la/los CONSTITUYENTE(S) </w:t>
      </w:r>
      <w:r w:rsidRPr="00C63C20">
        <w:rPr>
          <w:rFonts w:asciiTheme="majorHAnsi" w:hAnsiTheme="majorHAnsi" w:cstheme="majorHAnsi"/>
          <w:sz w:val="18"/>
          <w:szCs w:val="18"/>
        </w:rPr>
        <w:t xml:space="preserve">y el </w:t>
      </w:r>
      <w:r w:rsidR="00F6444F" w:rsidRPr="00C63C20">
        <w:rPr>
          <w:rFonts w:asciiTheme="majorHAnsi" w:hAnsiTheme="majorHAnsi" w:cstheme="majorHAnsi"/>
          <w:spacing w:val="-2"/>
          <w:sz w:val="18"/>
          <w:szCs w:val="18"/>
          <w:lang w:val="es-ES_tradnl"/>
        </w:rPr>
        <w:t>GENERADOR DE INSTRUCCIONES</w:t>
      </w:r>
      <w:r w:rsidRPr="00C63C20">
        <w:rPr>
          <w:rFonts w:asciiTheme="majorHAnsi" w:hAnsiTheme="majorHAnsi" w:cstheme="majorHAnsi"/>
          <w:sz w:val="18"/>
          <w:szCs w:val="18"/>
        </w:rPr>
        <w:t xml:space="preserve">, suscribirán el documento que contenga las reformas correspondientes. </w:t>
      </w:r>
    </w:p>
    <w:p w14:paraId="3467E382" w14:textId="3F86BA53" w:rsidR="00B57F07" w:rsidRPr="00C63C20" w:rsidRDefault="00B57F07" w:rsidP="005E7522">
      <w:pPr>
        <w:spacing w:after="120"/>
        <w:jc w:val="both"/>
        <w:rPr>
          <w:rFonts w:asciiTheme="majorHAnsi" w:hAnsiTheme="majorHAnsi" w:cstheme="majorHAnsi"/>
          <w:spacing w:val="-2"/>
          <w:sz w:val="18"/>
          <w:szCs w:val="18"/>
        </w:rPr>
      </w:pPr>
      <w:r w:rsidRPr="00C63C20">
        <w:rPr>
          <w:rFonts w:asciiTheme="majorHAnsi" w:hAnsiTheme="majorHAnsi" w:cstheme="majorHAnsi"/>
          <w:b/>
          <w:bCs/>
          <w:sz w:val="18"/>
          <w:szCs w:val="18"/>
        </w:rPr>
        <w:t xml:space="preserve">CLÁUSULA </w:t>
      </w:r>
      <w:r w:rsidR="00C63C20" w:rsidRPr="00C63C20">
        <w:rPr>
          <w:rFonts w:asciiTheme="majorHAnsi" w:hAnsiTheme="majorHAnsi" w:cstheme="majorHAnsi"/>
          <w:b/>
          <w:bCs/>
          <w:sz w:val="18"/>
          <w:szCs w:val="18"/>
        </w:rPr>
        <w:t>VIGÉSIMA. -</w:t>
      </w:r>
      <w:r w:rsidRPr="00C63C20">
        <w:rPr>
          <w:rFonts w:asciiTheme="majorHAnsi" w:hAnsiTheme="majorHAnsi" w:cstheme="majorHAnsi"/>
          <w:b/>
          <w:bCs/>
          <w:sz w:val="18"/>
          <w:szCs w:val="18"/>
        </w:rPr>
        <w:t xml:space="preserve"> </w:t>
      </w:r>
      <w:r w:rsidRPr="00C63C20">
        <w:rPr>
          <w:rFonts w:asciiTheme="majorHAnsi" w:eastAsia="Batang" w:hAnsiTheme="majorHAnsi" w:cstheme="majorHAnsi"/>
          <w:b/>
          <w:spacing w:val="-2"/>
          <w:sz w:val="18"/>
          <w:szCs w:val="18"/>
        </w:rPr>
        <w:t>EXCLUSIÓN DE RESPONSABILIDAD DE LA SUPERINTENDENCIA DE COMPAÑÍAS, VALORES Y SEGUROS:</w:t>
      </w:r>
      <w:r w:rsidR="005E7522" w:rsidRPr="00C63C20">
        <w:rPr>
          <w:rFonts w:asciiTheme="majorHAnsi" w:eastAsia="Batang" w:hAnsiTheme="majorHAnsi" w:cstheme="majorHAnsi"/>
          <w:b/>
          <w:spacing w:val="-2"/>
          <w:sz w:val="18"/>
          <w:szCs w:val="18"/>
        </w:rPr>
        <w:t xml:space="preserve"> </w:t>
      </w:r>
      <w:r w:rsidRPr="00C63C20">
        <w:rPr>
          <w:rFonts w:asciiTheme="majorHAnsi" w:eastAsia="Batang" w:hAnsiTheme="majorHAnsi" w:cstheme="majorHAnsi"/>
          <w:spacing w:val="-2"/>
          <w:sz w:val="18"/>
          <w:szCs w:val="18"/>
        </w:rPr>
        <w:t>Las partes dejan expresa constancia que, con ocasión de la firma del presente contrato, así como sus posteriores reformas, no se hace responsable a la Superintendencia de Compañías, Valores y Seguros, sus autoridades, funcionarios o los miembros de la Junta de Política y Regulación Monetaria y Financiera. Por lo tanto, la Superintendencia de Compañías, Valores y Seguros no asume responsabilidad alguna o garantía sobre el cumplimiento y finalidad del presente encargo.</w:t>
      </w:r>
    </w:p>
    <w:p w14:paraId="4724B754" w14:textId="64481D58" w:rsidR="008B5F4F" w:rsidRPr="00C63C20" w:rsidRDefault="00B57F07" w:rsidP="005E7522">
      <w:pPr>
        <w:spacing w:after="120"/>
        <w:jc w:val="both"/>
        <w:rPr>
          <w:rFonts w:asciiTheme="majorHAnsi" w:hAnsiTheme="majorHAnsi" w:cstheme="majorHAnsi"/>
          <w:sz w:val="18"/>
          <w:szCs w:val="18"/>
        </w:rPr>
      </w:pPr>
      <w:r w:rsidRPr="00C63C20">
        <w:rPr>
          <w:rFonts w:asciiTheme="majorHAnsi" w:hAnsiTheme="majorHAnsi" w:cstheme="majorHAnsi"/>
          <w:b/>
          <w:bCs/>
          <w:sz w:val="18"/>
          <w:szCs w:val="18"/>
        </w:rPr>
        <w:t xml:space="preserve">CLÁUSULA VIGÉSIMA </w:t>
      </w:r>
      <w:r w:rsidRPr="00C63C20">
        <w:rPr>
          <w:rFonts w:asciiTheme="majorHAnsi" w:hAnsiTheme="majorHAnsi" w:cstheme="majorHAnsi"/>
          <w:b/>
          <w:sz w:val="18"/>
          <w:szCs w:val="18"/>
        </w:rPr>
        <w:t>PRIMERA</w:t>
      </w:r>
      <w:r w:rsidRPr="00C63C20">
        <w:rPr>
          <w:rFonts w:asciiTheme="majorHAnsi" w:hAnsiTheme="majorHAnsi" w:cstheme="majorHAnsi"/>
          <w:b/>
          <w:bCs/>
          <w:sz w:val="18"/>
          <w:szCs w:val="18"/>
        </w:rPr>
        <w:t>.- INSTRUCCIONES ELECTRÓNICAS:</w:t>
      </w:r>
      <w:r w:rsidRPr="00C63C20">
        <w:rPr>
          <w:rFonts w:asciiTheme="majorHAnsi" w:hAnsiTheme="majorHAnsi" w:cstheme="majorHAnsi"/>
          <w:sz w:val="18"/>
          <w:szCs w:val="18"/>
        </w:rPr>
        <w:t xml:space="preserve"> </w:t>
      </w:r>
      <w:r w:rsidR="008B5F4F" w:rsidRPr="00C63C20">
        <w:rPr>
          <w:rFonts w:asciiTheme="majorHAnsi" w:hAnsiTheme="majorHAnsi" w:cstheme="majorHAnsi"/>
          <w:sz w:val="18"/>
          <w:szCs w:val="18"/>
        </w:rPr>
        <w:t xml:space="preserve">El/La/Los CONSTITUYENTE declara que las instrucciones efectuadas por </w:t>
      </w:r>
      <w:r w:rsidR="00F474E7" w:rsidRPr="00C63C20">
        <w:rPr>
          <w:rFonts w:asciiTheme="majorHAnsi" w:hAnsiTheme="majorHAnsi" w:cstheme="majorHAnsi"/>
          <w:sz w:val="18"/>
          <w:szCs w:val="18"/>
        </w:rPr>
        <w:t>DILILEG</w:t>
      </w:r>
      <w:r w:rsidR="008B5F4F" w:rsidRPr="00C63C20">
        <w:rPr>
          <w:rFonts w:asciiTheme="majorHAnsi" w:hAnsiTheme="majorHAnsi" w:cstheme="majorHAnsi"/>
          <w:sz w:val="18"/>
          <w:szCs w:val="18"/>
        </w:rPr>
        <w:t xml:space="preserve"> en calidad de </w:t>
      </w:r>
      <w:r w:rsidR="00173806" w:rsidRPr="00C63C20">
        <w:rPr>
          <w:rFonts w:asciiTheme="majorHAnsi" w:hAnsiTheme="majorHAnsi" w:cstheme="majorHAnsi"/>
          <w:sz w:val="18"/>
          <w:szCs w:val="18"/>
        </w:rPr>
        <w:t xml:space="preserve">GENERADOR DE INSTRUCCIONES </w:t>
      </w:r>
      <w:r w:rsidR="008B5F4F" w:rsidRPr="00C63C20">
        <w:rPr>
          <w:rFonts w:asciiTheme="majorHAnsi" w:hAnsiTheme="majorHAnsi" w:cstheme="majorHAnsi"/>
          <w:sz w:val="18"/>
          <w:szCs w:val="18"/>
        </w:rPr>
        <w:t xml:space="preserve">respecto de la administración y cumplimiento de la finalidad del presente contrato, provendrán a través de medios electrónicos, particularmente mediante el envío de mensajes de datos que serán remitidos desde la dirección de correo electrónico del </w:t>
      </w:r>
      <w:r w:rsidR="00F6444F" w:rsidRPr="00C63C20">
        <w:rPr>
          <w:rFonts w:asciiTheme="majorHAnsi" w:hAnsiTheme="majorHAnsi" w:cstheme="majorHAnsi"/>
          <w:spacing w:val="-2"/>
          <w:sz w:val="18"/>
          <w:szCs w:val="18"/>
          <w:lang w:val="es-ES_tradnl"/>
        </w:rPr>
        <w:t>GENERADOR DE INSTRUCCIONES</w:t>
      </w:r>
      <w:r w:rsidR="008B5F4F" w:rsidRPr="00C63C20">
        <w:rPr>
          <w:rFonts w:asciiTheme="majorHAnsi" w:hAnsiTheme="majorHAnsi" w:cstheme="majorHAnsi"/>
          <w:sz w:val="18"/>
          <w:szCs w:val="18"/>
        </w:rPr>
        <w:t>, registrada en el presente contrato o de la persona que éste delegare por escrito, validando de antemano la autenticidad del mensaje electrónico y de las instrucciones allí contenidas, liberando a la FIDUCIARIA de cualquier responsabilidad en caso se opusiere contra ella nulidad de tales instrucciones.</w:t>
      </w:r>
    </w:p>
    <w:p w14:paraId="42A24699" w14:textId="7BFB4A2D" w:rsidR="00F92D80" w:rsidRPr="00C63C20" w:rsidRDefault="00F92D80" w:rsidP="005E7522">
      <w:pPr>
        <w:spacing w:after="120"/>
        <w:ind w:right="18"/>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VIGÉSIMA </w:t>
      </w:r>
      <w:r w:rsidR="00C63C20" w:rsidRPr="00C63C20">
        <w:rPr>
          <w:rFonts w:asciiTheme="majorHAnsi" w:hAnsiTheme="majorHAnsi" w:cstheme="majorHAnsi"/>
          <w:b/>
          <w:bCs/>
          <w:sz w:val="18"/>
          <w:szCs w:val="18"/>
        </w:rPr>
        <w:t>SEGUNDA</w:t>
      </w:r>
      <w:r w:rsidR="00C63C20" w:rsidRPr="00C63C20">
        <w:rPr>
          <w:rFonts w:asciiTheme="majorHAnsi" w:hAnsiTheme="majorHAnsi" w:cstheme="majorHAnsi"/>
          <w:b/>
          <w:sz w:val="18"/>
          <w:szCs w:val="18"/>
        </w:rPr>
        <w:t>. -</w:t>
      </w:r>
      <w:r w:rsidRPr="00C63C20">
        <w:rPr>
          <w:rFonts w:asciiTheme="majorHAnsi" w:hAnsiTheme="majorHAnsi" w:cstheme="majorHAnsi"/>
          <w:b/>
          <w:sz w:val="18"/>
          <w:szCs w:val="18"/>
        </w:rPr>
        <w:t xml:space="preserve"> RENDICI</w:t>
      </w:r>
      <w:r w:rsidR="00E36D9A" w:rsidRPr="00C63C20">
        <w:rPr>
          <w:rFonts w:asciiTheme="majorHAnsi" w:hAnsiTheme="majorHAnsi" w:cstheme="majorHAnsi"/>
          <w:b/>
          <w:sz w:val="18"/>
          <w:szCs w:val="18"/>
        </w:rPr>
        <w:t>Ó</w:t>
      </w:r>
      <w:r w:rsidRPr="00C63C20">
        <w:rPr>
          <w:rFonts w:asciiTheme="majorHAnsi" w:hAnsiTheme="majorHAnsi" w:cstheme="majorHAnsi"/>
          <w:b/>
          <w:sz w:val="18"/>
          <w:szCs w:val="18"/>
        </w:rPr>
        <w:t>N DE CUENTAS:</w:t>
      </w:r>
      <w:r w:rsidR="005E7522" w:rsidRPr="00C63C20">
        <w:rPr>
          <w:rFonts w:asciiTheme="majorHAnsi" w:hAnsiTheme="majorHAnsi" w:cstheme="majorHAnsi"/>
          <w:b/>
          <w:sz w:val="18"/>
          <w:szCs w:val="18"/>
        </w:rPr>
        <w:t xml:space="preserve"> </w:t>
      </w:r>
      <w:r w:rsidRPr="00C63C20">
        <w:rPr>
          <w:rFonts w:asciiTheme="majorHAnsi" w:hAnsiTheme="majorHAnsi" w:cstheme="majorHAnsi"/>
          <w:sz w:val="18"/>
          <w:szCs w:val="18"/>
          <w:lang w:val="es-ES_tradnl"/>
        </w:rPr>
        <w:t xml:space="preserve">La FIDUCIARIA elaborará una rendición comprobada de cuentas con una periodicidad anual en caso de que el presente MANDATO tenga una duración igual o superior a un año, dicho informe de rendición de cuentas estará a disposición de el/la/los CONSTITUYENTE(S) en las oficinas de la FIDUCIARIA. En caso de que el presente MANDATO tengo una duración inferior a un año, la FIDUCIARIA remitirá únicamente la rendición final de cuentas al correo electrónico registrado por el/la/los CONSTITUYENTE(S) en el presente contrato. </w:t>
      </w:r>
    </w:p>
    <w:p w14:paraId="02F8BA82" w14:textId="71AAE766" w:rsidR="00A973B9" w:rsidRPr="00C63C20" w:rsidRDefault="00B57F07" w:rsidP="00A973B9">
      <w:pPr>
        <w:spacing w:after="120"/>
        <w:ind w:right="18"/>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VIGÉSIMA </w:t>
      </w:r>
      <w:r w:rsidR="00F92D80" w:rsidRPr="00C63C20">
        <w:rPr>
          <w:rFonts w:asciiTheme="majorHAnsi" w:hAnsiTheme="majorHAnsi" w:cstheme="majorHAnsi"/>
          <w:b/>
          <w:bCs/>
          <w:sz w:val="18"/>
          <w:szCs w:val="18"/>
        </w:rPr>
        <w:t>TERCERA</w:t>
      </w:r>
      <w:r w:rsidRPr="00C63C20">
        <w:rPr>
          <w:rFonts w:asciiTheme="majorHAnsi" w:hAnsiTheme="majorHAnsi" w:cstheme="majorHAnsi"/>
          <w:b/>
          <w:sz w:val="18"/>
          <w:szCs w:val="18"/>
        </w:rPr>
        <w:t xml:space="preserve">.- </w:t>
      </w:r>
      <w:r w:rsidR="00A973B9" w:rsidRPr="00C63C20">
        <w:rPr>
          <w:rFonts w:asciiTheme="majorHAnsi" w:hAnsiTheme="majorHAnsi" w:cstheme="majorHAnsi"/>
          <w:b/>
          <w:sz w:val="18"/>
          <w:szCs w:val="18"/>
        </w:rPr>
        <w:t xml:space="preserve"> TRATAMIENTO DE DATOS PERSONALES: </w:t>
      </w:r>
      <w:r w:rsidR="00A973B9" w:rsidRPr="00C63C20">
        <w:rPr>
          <w:rFonts w:asciiTheme="majorHAnsi" w:hAnsiTheme="majorHAnsi" w:cstheme="majorHAnsi"/>
          <w:bCs/>
          <w:sz w:val="18"/>
          <w:szCs w:val="18"/>
          <w:lang w:val="es-MX"/>
        </w:rPr>
        <w:t xml:space="preserve">De conformidad con lo dispuesto en la Ley Orgánica de Datos Personales, el/la/los CONSTITUYENTE(S) a la suscripción del presente contrato autoriza a ANEFI la recopilación y tratamiento de sus datos personales, tales como información personal, financiera, económica, social, crediticia, entre otras, autorizando en tal sentido a ANEFI el uso, ejecución, divulgación y almacenamiento de la información, cumpliendo con la normativa referente a la protección de datos personales; en especial, el correo electrónico y el número de teléfono celular o móvil proporcionados por el/la/los CONSTITUYENTE(S), con el fin de remitir a los mismos las notificaciones o confirmaciones de transacciones. ANEFI podrá solicitar a </w:t>
      </w:r>
      <w:r w:rsidR="00C63C20" w:rsidRPr="00C63C20">
        <w:rPr>
          <w:rFonts w:asciiTheme="majorHAnsi" w:hAnsiTheme="majorHAnsi" w:cstheme="majorHAnsi"/>
          <w:bCs/>
          <w:sz w:val="18"/>
          <w:szCs w:val="18"/>
          <w:lang w:val="es-MX"/>
        </w:rPr>
        <w:t>él</w:t>
      </w:r>
      <w:r w:rsidR="00A973B9" w:rsidRPr="00C63C20">
        <w:rPr>
          <w:rFonts w:asciiTheme="majorHAnsi" w:hAnsiTheme="majorHAnsi" w:cstheme="majorHAnsi"/>
          <w:bCs/>
          <w:sz w:val="18"/>
          <w:szCs w:val="18"/>
          <w:lang w:val="es-MX"/>
        </w:rPr>
        <w:t>/la/los CONSTITUYENTE(S) información y datos personales que serán almacenados, organizados y utilizados a fin de informar acerca de los servicios que brinda ANEFI, información comercial, nuevos servicios, campañas, así como su análisis para establecer tendencias de inversión o perfiles de nuestros clientes. El/La/Los CONSTITUYENTE(S) en su calidad de titular de los datos recolectados, autorizan a ANEFI para: (i) Usar los datos suministrados por ellos, a fin de remitir información comercial sobre los productos manejados por ANEFI a los correos electrónicos y/o teléfonos móviles registrados; y, (</w:t>
      </w:r>
      <w:proofErr w:type="spellStart"/>
      <w:r w:rsidR="00A973B9" w:rsidRPr="00C63C20">
        <w:rPr>
          <w:rFonts w:asciiTheme="majorHAnsi" w:hAnsiTheme="majorHAnsi" w:cstheme="majorHAnsi"/>
          <w:bCs/>
          <w:sz w:val="18"/>
          <w:szCs w:val="18"/>
          <w:lang w:val="es-MX"/>
        </w:rPr>
        <w:t>ii</w:t>
      </w:r>
      <w:proofErr w:type="spellEnd"/>
      <w:r w:rsidR="00A973B9" w:rsidRPr="00C63C20">
        <w:rPr>
          <w:rFonts w:asciiTheme="majorHAnsi" w:hAnsiTheme="majorHAnsi" w:cstheme="majorHAnsi"/>
          <w:bCs/>
          <w:sz w:val="18"/>
          <w:szCs w:val="18"/>
          <w:lang w:val="es-MX"/>
        </w:rPr>
        <w:t xml:space="preserve">) Consultar y actualizar los datos personales, en cualquier tiempo, con el fin de mantener actualizada dicha información. El/La/Los CONSTITUYENTE(S) deberá ingresar datos verdaderos, reales, completos y actuales. En caso de que, por cualquier motivo el/la/los CONSTITUYENTE(S) entregue datos correspondientes a otras personas, se entenderá que tiene consentimiento expreso de dicha persona y que está otorga a ANEFI autorización para utilizar dicha información para las finalidades antes señaladas. El/La/Los CONSTITUYENTE(S) será el único responsable de cualquier daño o perjuicio, directo o indirecto que pudiere ocasionar a cualquier persona por la entrega de datos falsos, inexactos, incompletos o no actualizados, liberando a ANEFI de tal responsabilidad. El/La/Los </w:t>
      </w:r>
      <w:r w:rsidR="00A973B9" w:rsidRPr="00C63C20">
        <w:rPr>
          <w:rFonts w:asciiTheme="majorHAnsi" w:hAnsiTheme="majorHAnsi" w:cstheme="majorHAnsi"/>
          <w:bCs/>
          <w:sz w:val="18"/>
          <w:szCs w:val="18"/>
          <w:lang w:val="es-MX"/>
        </w:rPr>
        <w:lastRenderedPageBreak/>
        <w:t>CONSTITUYENTE(S) podrá ejercer los derechos de acceso, rectificación y actualización de sus datos inexactos o, en su caso, así como a solicitar la suspensión, limitación o eliminación de sus datos, para lo cual deberá comunicar por correo electrónico a la dirección protecciondedatos@anefi.com.ec, conforme lo dispuesto en la Ley Orgánica de Datos Personales.</w:t>
      </w:r>
    </w:p>
    <w:p w14:paraId="1B17B9E3" w14:textId="77777777" w:rsidR="00A973B9" w:rsidRPr="00C63C20" w:rsidRDefault="00A973B9" w:rsidP="00A973B9">
      <w:pPr>
        <w:spacing w:after="120"/>
        <w:ind w:right="18"/>
        <w:jc w:val="both"/>
        <w:rPr>
          <w:rFonts w:asciiTheme="majorHAnsi" w:hAnsiTheme="majorHAnsi" w:cstheme="majorHAnsi"/>
          <w:bCs/>
          <w:sz w:val="18"/>
          <w:szCs w:val="18"/>
        </w:rPr>
      </w:pPr>
      <w:r w:rsidRPr="00C63C20">
        <w:rPr>
          <w:rFonts w:asciiTheme="majorHAnsi" w:hAnsiTheme="majorHAnsi" w:cstheme="majorHAnsi"/>
          <w:b/>
          <w:sz w:val="18"/>
          <w:szCs w:val="18"/>
        </w:rPr>
        <w:t>CLÁUSULA VIGÉSIMA CUARTA: CUMPLIMIENTO DE MANDATO EN CASO DE MUERTE DEL MANDANTE.-</w:t>
      </w:r>
      <w:r w:rsidRPr="00C63C20">
        <w:rPr>
          <w:rFonts w:asciiTheme="majorHAnsi" w:hAnsiTheme="majorHAnsi" w:cstheme="majorHAnsi"/>
          <w:bCs/>
          <w:sz w:val="18"/>
          <w:szCs w:val="18"/>
        </w:rPr>
        <w:t xml:space="preserve"> En virtud de las obligaciones contractuales asumidas en mi calidad de CONSTITUYENTE y como VENDEDOR del vehículo antes detallado, toda vez que el negocio ha sido acordado y pactado con él COMERCIALIZADOR, en cuanto al acuerdo de cosa y precio, así como al pago que he recibido por la venta posterior de mi vehículo, autorizo y faculto a la FIDUCIARIA a que cumpla con el mandato expresado en las cláusulas precedentes, esto es en lo principal suscriba los contratos de transferencia de dominio del vehículo a favor de quien el COMERCIALIZADOR le instruya. Este mandato deberá ejecutarse incluso después de mi muerte, al amparo de lo establecido en el artículo 2072 y 2073 del Código Civil, como consecuencia lógica de la conclusión del negocio jurídico</w:t>
      </w:r>
    </w:p>
    <w:p w14:paraId="2F44FB24" w14:textId="09DE17FE" w:rsidR="00B57F07" w:rsidRPr="00C63C20" w:rsidRDefault="00A973B9" w:rsidP="005E7522">
      <w:pPr>
        <w:spacing w:after="120"/>
        <w:ind w:right="18"/>
        <w:jc w:val="both"/>
        <w:rPr>
          <w:rFonts w:asciiTheme="majorHAnsi" w:hAnsiTheme="majorHAnsi" w:cstheme="majorHAnsi"/>
          <w:b/>
          <w:sz w:val="18"/>
          <w:szCs w:val="18"/>
        </w:rPr>
      </w:pPr>
      <w:r w:rsidRPr="00C63C20">
        <w:rPr>
          <w:rFonts w:asciiTheme="majorHAnsi" w:hAnsiTheme="majorHAnsi" w:cstheme="majorHAnsi"/>
          <w:b/>
          <w:sz w:val="18"/>
          <w:szCs w:val="18"/>
        </w:rPr>
        <w:t xml:space="preserve">CLÁUSULA VIGÉSIMA </w:t>
      </w:r>
      <w:r w:rsidR="00C63C20" w:rsidRPr="00C63C20">
        <w:rPr>
          <w:rFonts w:asciiTheme="majorHAnsi" w:hAnsiTheme="majorHAnsi" w:cstheme="majorHAnsi"/>
          <w:b/>
          <w:bCs/>
          <w:sz w:val="18"/>
          <w:szCs w:val="18"/>
        </w:rPr>
        <w:t>QUINTA</w:t>
      </w:r>
      <w:r w:rsidR="00C63C20" w:rsidRPr="00C63C20">
        <w:rPr>
          <w:rFonts w:asciiTheme="majorHAnsi" w:hAnsiTheme="majorHAnsi" w:cstheme="majorHAnsi"/>
          <w:b/>
          <w:sz w:val="18"/>
          <w:szCs w:val="18"/>
        </w:rPr>
        <w:t>. -</w:t>
      </w:r>
      <w:r w:rsidRPr="00C63C20">
        <w:rPr>
          <w:rFonts w:asciiTheme="majorHAnsi" w:hAnsiTheme="majorHAnsi" w:cstheme="majorHAnsi"/>
          <w:b/>
          <w:sz w:val="18"/>
          <w:szCs w:val="18"/>
        </w:rPr>
        <w:t xml:space="preserve"> </w:t>
      </w:r>
      <w:r w:rsidR="00B57F07" w:rsidRPr="00C63C20">
        <w:rPr>
          <w:rFonts w:asciiTheme="majorHAnsi" w:hAnsiTheme="majorHAnsi" w:cstheme="majorHAnsi"/>
          <w:b/>
          <w:sz w:val="18"/>
          <w:szCs w:val="18"/>
          <w:lang w:val="es-ES_tradnl"/>
        </w:rPr>
        <w:t>CONTROVERSIAS Y JURISDICCIÓN:</w:t>
      </w:r>
      <w:r w:rsidR="005E7522" w:rsidRPr="00C63C20">
        <w:rPr>
          <w:rFonts w:asciiTheme="majorHAnsi" w:hAnsiTheme="majorHAnsi" w:cstheme="majorHAnsi"/>
          <w:b/>
          <w:sz w:val="18"/>
          <w:szCs w:val="18"/>
          <w:lang w:val="es-ES_tradnl"/>
        </w:rPr>
        <w:t xml:space="preserve"> </w:t>
      </w:r>
      <w:r w:rsidR="00B57F07" w:rsidRPr="00C63C20">
        <w:rPr>
          <w:rFonts w:asciiTheme="majorHAnsi" w:hAnsiTheme="majorHAnsi" w:cstheme="majorHAnsi"/>
          <w:sz w:val="18"/>
          <w:szCs w:val="18"/>
        </w:rPr>
        <w:t>Las partes renuncian domicilio y someten su controversia al procedimiento arbitral previsto en la Ley de Arbitraje y Mediación y a la decisión de uno de los Tribunales de Arbitraje de la Cámara de Comercio de Quito con base en el Reglamento del Centro de Mediación de la Cámara de Comercio de Quito siguiendo para el efecto las siguientes normas:</w:t>
      </w:r>
    </w:p>
    <w:p w14:paraId="04636E98" w14:textId="77777777" w:rsidR="00B57F07" w:rsidRPr="00C63C20"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18"/>
          <w:szCs w:val="18"/>
        </w:rPr>
      </w:pPr>
      <w:r w:rsidRPr="00C63C20">
        <w:rPr>
          <w:rFonts w:asciiTheme="majorHAnsi" w:hAnsiTheme="majorHAnsi" w:cstheme="majorHAnsi"/>
          <w:sz w:val="18"/>
          <w:szCs w:val="18"/>
        </w:rPr>
        <w:t>Los árbitros serán seleccionados conforme a lo establecido en la Ley de Arbitraje y Mediación;</w:t>
      </w:r>
    </w:p>
    <w:p w14:paraId="759680E0" w14:textId="77777777" w:rsidR="00B57F07" w:rsidRPr="00C63C20"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18"/>
          <w:szCs w:val="18"/>
        </w:rPr>
      </w:pPr>
      <w:r w:rsidRPr="00C63C20">
        <w:rPr>
          <w:rFonts w:asciiTheme="majorHAnsi" w:hAnsiTheme="majorHAnsi" w:cstheme="majorHAnsi"/>
          <w:sz w:val="18"/>
          <w:szCs w:val="18"/>
        </w:rPr>
        <w:t xml:space="preserve">El Arbitraje será en Derecho y confidencial.  </w:t>
      </w:r>
    </w:p>
    <w:p w14:paraId="29DB1267" w14:textId="77777777" w:rsidR="00B57F07" w:rsidRPr="00C63C20"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18"/>
          <w:szCs w:val="18"/>
        </w:rPr>
      </w:pPr>
      <w:r w:rsidRPr="00C63C20">
        <w:rPr>
          <w:rFonts w:asciiTheme="majorHAnsi" w:hAnsiTheme="majorHAnsi" w:cstheme="majorHAnsi"/>
          <w:sz w:val="18"/>
          <w:szCs w:val="18"/>
        </w:rPr>
        <w:t>Los árbitros podrán pedir la ejecución de medias cautelares, solicitando el auxilio de funcionarios públicos, judiciales, policiales y administrativos sin que sea necesario recurrir a juez ordinario alguno para tales efectos;</w:t>
      </w:r>
    </w:p>
    <w:p w14:paraId="545DCB2A" w14:textId="1B36DF27" w:rsidR="00B57F07" w:rsidRPr="00C63C20"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18"/>
          <w:szCs w:val="18"/>
        </w:rPr>
      </w:pPr>
      <w:r w:rsidRPr="00C63C20">
        <w:rPr>
          <w:rFonts w:asciiTheme="majorHAnsi" w:hAnsiTheme="majorHAnsi" w:cstheme="majorHAnsi"/>
          <w:sz w:val="18"/>
          <w:szCs w:val="18"/>
        </w:rPr>
        <w:t xml:space="preserve">El Tribunal de Arbitraje estará integrado por </w:t>
      </w:r>
      <w:r w:rsidR="00012EC4" w:rsidRPr="00C63C20">
        <w:rPr>
          <w:rFonts w:asciiTheme="majorHAnsi" w:hAnsiTheme="majorHAnsi" w:cstheme="majorHAnsi"/>
          <w:sz w:val="18"/>
          <w:szCs w:val="18"/>
        </w:rPr>
        <w:t>u</w:t>
      </w:r>
      <w:r w:rsidR="0015359A" w:rsidRPr="00C63C20">
        <w:rPr>
          <w:rFonts w:asciiTheme="majorHAnsi" w:hAnsiTheme="majorHAnsi" w:cstheme="majorHAnsi"/>
          <w:sz w:val="18"/>
          <w:szCs w:val="18"/>
        </w:rPr>
        <w:t xml:space="preserve">n </w:t>
      </w:r>
      <w:r w:rsidRPr="00C63C20">
        <w:rPr>
          <w:rFonts w:asciiTheme="majorHAnsi" w:hAnsiTheme="majorHAnsi" w:cstheme="majorHAnsi"/>
          <w:sz w:val="18"/>
          <w:szCs w:val="18"/>
        </w:rPr>
        <w:t>árbitro;</w:t>
      </w:r>
    </w:p>
    <w:p w14:paraId="2D47EA9E" w14:textId="49333380" w:rsidR="00B57F07" w:rsidRPr="00C63C20"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18"/>
          <w:szCs w:val="18"/>
        </w:rPr>
      </w:pPr>
      <w:r w:rsidRPr="00C63C20">
        <w:rPr>
          <w:rFonts w:asciiTheme="majorHAnsi" w:hAnsiTheme="majorHAnsi" w:cstheme="majorHAnsi"/>
          <w:sz w:val="18"/>
          <w:szCs w:val="18"/>
        </w:rPr>
        <w:t>El procedimiento arbitral tendrá lugar en las instalaciones del Centro de Arbitraje y Mediación de la Cámara de Comercio de Quito.</w:t>
      </w:r>
    </w:p>
    <w:p w14:paraId="4C4B8047" w14:textId="77777777" w:rsidR="00B43B90" w:rsidRPr="00C63C20" w:rsidRDefault="00B43B90" w:rsidP="00B43B90">
      <w:pPr>
        <w:suppressAutoHyphens/>
        <w:ind w:left="284" w:right="18"/>
        <w:jc w:val="both"/>
        <w:rPr>
          <w:rFonts w:asciiTheme="majorHAnsi" w:hAnsiTheme="majorHAnsi" w:cstheme="majorHAnsi"/>
          <w:sz w:val="18"/>
          <w:szCs w:val="18"/>
        </w:rPr>
      </w:pPr>
    </w:p>
    <w:p w14:paraId="1C4215FE" w14:textId="6D58A245" w:rsidR="00B57F07" w:rsidRPr="00C63C20" w:rsidRDefault="00B57F07" w:rsidP="000F0076">
      <w:pPr>
        <w:suppressAutoHyphens/>
        <w:ind w:right="18"/>
        <w:jc w:val="both"/>
        <w:rPr>
          <w:rFonts w:asciiTheme="majorHAnsi" w:hAnsiTheme="majorHAnsi" w:cstheme="majorHAnsi"/>
          <w:b/>
          <w:sz w:val="18"/>
          <w:szCs w:val="18"/>
        </w:rPr>
      </w:pPr>
      <w:r w:rsidRPr="00C63C20">
        <w:rPr>
          <w:rFonts w:asciiTheme="majorHAnsi" w:hAnsiTheme="majorHAnsi" w:cstheme="majorHAnsi"/>
          <w:b/>
          <w:bCs/>
          <w:sz w:val="18"/>
          <w:szCs w:val="18"/>
          <w:lang w:val="pt-BR"/>
        </w:rPr>
        <w:t xml:space="preserve">CLÁUSULA VIGÉSIMA </w:t>
      </w:r>
      <w:r w:rsidR="00C63C20" w:rsidRPr="00C63C20">
        <w:rPr>
          <w:rFonts w:asciiTheme="majorHAnsi" w:hAnsiTheme="majorHAnsi" w:cstheme="majorHAnsi"/>
          <w:b/>
          <w:bCs/>
          <w:sz w:val="18"/>
          <w:szCs w:val="18"/>
          <w:lang w:val="pt-BR"/>
        </w:rPr>
        <w:t>SEXTA. -</w:t>
      </w:r>
      <w:r w:rsidRPr="00C63C20">
        <w:rPr>
          <w:rFonts w:asciiTheme="majorHAnsi" w:hAnsiTheme="majorHAnsi" w:cstheme="majorHAnsi"/>
          <w:b/>
          <w:bCs/>
          <w:sz w:val="18"/>
          <w:szCs w:val="18"/>
          <w:lang w:val="pt-BR"/>
        </w:rPr>
        <w:t xml:space="preserve"> </w:t>
      </w:r>
      <w:r w:rsidRPr="00C63C20">
        <w:rPr>
          <w:rFonts w:asciiTheme="majorHAnsi" w:hAnsiTheme="majorHAnsi" w:cstheme="majorHAnsi"/>
          <w:b/>
          <w:sz w:val="18"/>
          <w:szCs w:val="18"/>
        </w:rPr>
        <w:t>NOTIFICACIONES:</w:t>
      </w:r>
      <w:r w:rsidR="00B43B90" w:rsidRPr="00C63C20">
        <w:rPr>
          <w:rFonts w:asciiTheme="majorHAnsi" w:hAnsiTheme="majorHAnsi" w:cstheme="majorHAnsi"/>
          <w:b/>
          <w:sz w:val="18"/>
          <w:szCs w:val="18"/>
        </w:rPr>
        <w:t xml:space="preserve"> </w:t>
      </w:r>
      <w:r w:rsidRPr="00C63C20">
        <w:rPr>
          <w:rFonts w:asciiTheme="majorHAnsi" w:hAnsiTheme="majorHAnsi" w:cstheme="majorHAnsi"/>
          <w:sz w:val="18"/>
          <w:szCs w:val="18"/>
        </w:rPr>
        <w:t xml:space="preserve">Para cualquier notificación se establecen las siguientes direcciones: </w:t>
      </w:r>
    </w:p>
    <w:p w14:paraId="2E5279BB" w14:textId="203F784D" w:rsidR="00B57F07" w:rsidRPr="00C63C20" w:rsidRDefault="00B57F07" w:rsidP="000F0076">
      <w:pPr>
        <w:jc w:val="both"/>
        <w:rPr>
          <w:rFonts w:asciiTheme="majorHAnsi" w:hAnsiTheme="majorHAnsi" w:cstheme="majorHAnsi"/>
          <w:sz w:val="18"/>
          <w:szCs w:val="18"/>
        </w:rPr>
      </w:pPr>
      <w:r w:rsidRPr="00C63C20">
        <w:rPr>
          <w:rFonts w:asciiTheme="majorHAnsi" w:hAnsiTheme="majorHAnsi" w:cstheme="majorHAnsi"/>
          <w:sz w:val="18"/>
          <w:szCs w:val="18"/>
        </w:rPr>
        <w:t>2</w:t>
      </w:r>
      <w:r w:rsidR="00A973B9" w:rsidRPr="00C63C20">
        <w:rPr>
          <w:rFonts w:asciiTheme="majorHAnsi" w:hAnsiTheme="majorHAnsi" w:cstheme="majorHAnsi"/>
          <w:sz w:val="18"/>
          <w:szCs w:val="18"/>
        </w:rPr>
        <w:t>6</w:t>
      </w:r>
      <w:r w:rsidRPr="00C63C20">
        <w:rPr>
          <w:rFonts w:asciiTheme="majorHAnsi" w:hAnsiTheme="majorHAnsi" w:cstheme="majorHAnsi"/>
          <w:sz w:val="18"/>
          <w:szCs w:val="18"/>
        </w:rPr>
        <w:t>.1</w:t>
      </w:r>
      <w:r w:rsidRPr="00C63C20">
        <w:rPr>
          <w:rFonts w:asciiTheme="majorHAnsi" w:hAnsiTheme="majorHAnsi" w:cstheme="majorHAnsi"/>
          <w:sz w:val="18"/>
          <w:szCs w:val="18"/>
        </w:rPr>
        <w:tab/>
        <w:t>CONSTITUYENTE</w:t>
      </w:r>
      <w:r w:rsidR="00FF613B" w:rsidRPr="00C63C20">
        <w:rPr>
          <w:rFonts w:asciiTheme="majorHAnsi" w:hAnsiTheme="majorHAnsi" w:cstheme="majorHAnsi"/>
          <w:sz w:val="18"/>
          <w:szCs w:val="18"/>
        </w:rPr>
        <w:t>(S)</w:t>
      </w:r>
      <w:r w:rsidRPr="00C63C20">
        <w:rPr>
          <w:rFonts w:asciiTheme="majorHAnsi" w:hAnsiTheme="majorHAnsi" w:cstheme="majorHAnsi"/>
          <w:sz w:val="18"/>
          <w:szCs w:val="18"/>
        </w:rPr>
        <w:t xml:space="preserve">: dirección: {DOMICILIO_PROP}, </w:t>
      </w:r>
      <w:r w:rsidR="00FF613B" w:rsidRPr="00C63C20">
        <w:rPr>
          <w:rFonts w:asciiTheme="majorHAnsi" w:hAnsiTheme="majorHAnsi" w:cstheme="majorHAnsi"/>
          <w:sz w:val="18"/>
          <w:szCs w:val="18"/>
        </w:rPr>
        <w:t xml:space="preserve">teléfono: {TELEFONO_PROP} / {TELEFONO_CONY}; </w:t>
      </w:r>
      <w:r w:rsidRPr="00C63C20">
        <w:rPr>
          <w:rFonts w:asciiTheme="majorHAnsi" w:hAnsiTheme="majorHAnsi" w:cstheme="majorHAnsi"/>
          <w:sz w:val="18"/>
          <w:szCs w:val="18"/>
        </w:rPr>
        <w:t>correo electrónico: {EMAIL_PROP} / {EMAIL_CONY}</w:t>
      </w:r>
    </w:p>
    <w:p w14:paraId="2D14C736" w14:textId="0A008290" w:rsidR="00B57F07" w:rsidRPr="00C63C20" w:rsidRDefault="00B57F07" w:rsidP="00B57F07">
      <w:pPr>
        <w:jc w:val="both"/>
        <w:rPr>
          <w:rFonts w:asciiTheme="majorHAnsi" w:hAnsiTheme="majorHAnsi" w:cstheme="majorHAnsi"/>
          <w:sz w:val="18"/>
          <w:szCs w:val="18"/>
        </w:rPr>
      </w:pPr>
      <w:r w:rsidRPr="00C63C20">
        <w:rPr>
          <w:rFonts w:asciiTheme="majorHAnsi" w:hAnsiTheme="majorHAnsi" w:cstheme="majorHAnsi"/>
          <w:sz w:val="18"/>
          <w:szCs w:val="18"/>
        </w:rPr>
        <w:t>2</w:t>
      </w:r>
      <w:r w:rsidR="00A973B9" w:rsidRPr="00C63C20">
        <w:rPr>
          <w:rFonts w:asciiTheme="majorHAnsi" w:hAnsiTheme="majorHAnsi" w:cstheme="majorHAnsi"/>
          <w:sz w:val="18"/>
          <w:szCs w:val="18"/>
        </w:rPr>
        <w:t>6</w:t>
      </w:r>
      <w:r w:rsidRPr="00C63C20">
        <w:rPr>
          <w:rFonts w:asciiTheme="majorHAnsi" w:hAnsiTheme="majorHAnsi" w:cstheme="majorHAnsi"/>
          <w:sz w:val="18"/>
          <w:szCs w:val="18"/>
        </w:rPr>
        <w:t>.2</w:t>
      </w:r>
      <w:r w:rsidRPr="00C63C20">
        <w:rPr>
          <w:rFonts w:asciiTheme="majorHAnsi" w:hAnsiTheme="majorHAnsi" w:cstheme="majorHAnsi"/>
          <w:sz w:val="18"/>
          <w:szCs w:val="18"/>
        </w:rPr>
        <w:tab/>
      </w:r>
      <w:r w:rsidR="005B3746" w:rsidRPr="00C63C20">
        <w:rPr>
          <w:rFonts w:asciiTheme="majorHAnsi" w:hAnsiTheme="majorHAnsi" w:cstheme="majorHAnsi"/>
          <w:spacing w:val="-2"/>
          <w:sz w:val="18"/>
          <w:szCs w:val="18"/>
          <w:lang w:val="es-ES_tradnl"/>
        </w:rPr>
        <w:t>GENERADOR DE INSTRUCCIONES</w:t>
      </w:r>
      <w:r w:rsidRPr="00C63C20">
        <w:rPr>
          <w:rFonts w:asciiTheme="majorHAnsi" w:hAnsiTheme="majorHAnsi" w:cstheme="majorHAnsi"/>
          <w:sz w:val="18"/>
          <w:szCs w:val="18"/>
        </w:rPr>
        <w:t xml:space="preserve">: dirección: </w:t>
      </w:r>
      <w:r w:rsidR="005B3746" w:rsidRPr="00C63C20">
        <w:rPr>
          <w:rFonts w:asciiTheme="majorHAnsi" w:hAnsiTheme="majorHAnsi" w:cstheme="majorHAnsi"/>
          <w:sz w:val="18"/>
          <w:szCs w:val="18"/>
        </w:rPr>
        <w:t>{DOMICILIO_GENERADOR}</w:t>
      </w:r>
      <w:r w:rsidR="0015359A" w:rsidRPr="00C63C20">
        <w:rPr>
          <w:rFonts w:asciiTheme="majorHAnsi" w:hAnsiTheme="majorHAnsi" w:cstheme="majorHAnsi"/>
          <w:sz w:val="18"/>
          <w:szCs w:val="18"/>
        </w:rPr>
        <w:t xml:space="preserve">, </w:t>
      </w:r>
      <w:r w:rsidRPr="00C63C20">
        <w:rPr>
          <w:rFonts w:asciiTheme="majorHAnsi" w:hAnsiTheme="majorHAnsi" w:cstheme="majorHAnsi"/>
          <w:sz w:val="18"/>
          <w:szCs w:val="18"/>
        </w:rPr>
        <w:t xml:space="preserve">correos </w:t>
      </w:r>
      <w:r w:rsidR="00FB7FAF" w:rsidRPr="00C63C20">
        <w:rPr>
          <w:rFonts w:asciiTheme="majorHAnsi" w:hAnsiTheme="majorHAnsi" w:cstheme="majorHAnsi"/>
          <w:sz w:val="18"/>
          <w:szCs w:val="18"/>
        </w:rPr>
        <w:t>electrónicos:</w:t>
      </w:r>
      <w:r w:rsidR="00FB7FAF" w:rsidRPr="00C63C20">
        <w:rPr>
          <w:sz w:val="18"/>
          <w:szCs w:val="18"/>
        </w:rPr>
        <w:t xml:space="preserve"> </w:t>
      </w:r>
      <w:r w:rsidR="005F73BB">
        <w:rPr>
          <w:rFonts w:ascii="Tahoma" w:hAnsi="Tahoma" w:cs="Tahoma"/>
          <w:sz w:val="18"/>
          <w:szCs w:val="18"/>
          <w:lang w:val="es-ES_tradnl"/>
        </w:rPr>
        <w:t>gestiondocumental@autocor.com.ec</w:t>
      </w:r>
    </w:p>
    <w:p w14:paraId="112B3903" w14:textId="4751FF7E" w:rsidR="00B57F07" w:rsidRPr="00C63C20" w:rsidRDefault="00B57F07" w:rsidP="00B57F07">
      <w:pPr>
        <w:jc w:val="both"/>
        <w:rPr>
          <w:rFonts w:asciiTheme="majorHAnsi" w:hAnsiTheme="majorHAnsi" w:cstheme="majorHAnsi"/>
          <w:sz w:val="18"/>
          <w:szCs w:val="18"/>
        </w:rPr>
      </w:pPr>
      <w:r w:rsidRPr="00C63C20">
        <w:rPr>
          <w:rFonts w:asciiTheme="majorHAnsi" w:hAnsiTheme="majorHAnsi" w:cstheme="majorHAnsi"/>
          <w:sz w:val="18"/>
          <w:szCs w:val="18"/>
        </w:rPr>
        <w:t>2</w:t>
      </w:r>
      <w:r w:rsidR="00A973B9" w:rsidRPr="00C63C20">
        <w:rPr>
          <w:rFonts w:asciiTheme="majorHAnsi" w:hAnsiTheme="majorHAnsi" w:cstheme="majorHAnsi"/>
          <w:sz w:val="18"/>
          <w:szCs w:val="18"/>
        </w:rPr>
        <w:t>6</w:t>
      </w:r>
      <w:r w:rsidRPr="00C63C20">
        <w:rPr>
          <w:rFonts w:asciiTheme="majorHAnsi" w:hAnsiTheme="majorHAnsi" w:cstheme="majorHAnsi"/>
          <w:sz w:val="18"/>
          <w:szCs w:val="18"/>
        </w:rPr>
        <w:t>.3</w:t>
      </w:r>
      <w:r w:rsidRPr="00C63C20">
        <w:rPr>
          <w:rFonts w:asciiTheme="majorHAnsi" w:hAnsiTheme="majorHAnsi" w:cstheme="majorHAnsi"/>
          <w:sz w:val="18"/>
          <w:szCs w:val="18"/>
        </w:rPr>
        <w:tab/>
        <w:t xml:space="preserve">FIDUCIARIA: dirección: la Calle Checoslovaquia E10-195 y Av. Eloy Alfaro, Edificio Cuarzo, quinto piso, correo electrónico </w:t>
      </w:r>
      <w:r w:rsidR="005F73BB" w:rsidRPr="0006128F">
        <w:rPr>
          <w:rFonts w:ascii="Tahoma" w:hAnsi="Tahoma" w:cs="Tahoma"/>
          <w:sz w:val="18"/>
          <w:szCs w:val="18"/>
          <w:lang w:val="es-ES_tradnl"/>
        </w:rPr>
        <w:t>infouio@anefi.com.ec</w:t>
      </w:r>
    </w:p>
    <w:p w14:paraId="500D5EC4" w14:textId="63B705A4" w:rsidR="00B57F07" w:rsidRPr="00C63C20" w:rsidRDefault="00B57F07" w:rsidP="00B57F07">
      <w:pPr>
        <w:spacing w:after="240"/>
        <w:jc w:val="both"/>
        <w:rPr>
          <w:rFonts w:asciiTheme="majorHAnsi" w:hAnsiTheme="majorHAnsi" w:cstheme="majorHAnsi"/>
          <w:sz w:val="18"/>
          <w:szCs w:val="18"/>
        </w:rPr>
      </w:pPr>
      <w:r w:rsidRPr="00C63C20">
        <w:rPr>
          <w:rFonts w:asciiTheme="majorHAnsi" w:hAnsiTheme="majorHAnsi" w:cstheme="majorHAnsi"/>
          <w:sz w:val="18"/>
          <w:szCs w:val="18"/>
        </w:rPr>
        <w:t>Cualquier cambio de dirección deberá ser notificado a la FIDUCIARIA dentro de las siguientes 72 horas de producido el cambio.</w:t>
      </w:r>
    </w:p>
    <w:p w14:paraId="2BF9688F" w14:textId="39CE9B11" w:rsidR="00B57F07" w:rsidRPr="00C63C20" w:rsidRDefault="00B57F07" w:rsidP="00B57F07">
      <w:pPr>
        <w:spacing w:after="240"/>
        <w:jc w:val="both"/>
        <w:rPr>
          <w:rFonts w:asciiTheme="majorHAnsi" w:hAnsiTheme="majorHAnsi" w:cstheme="majorHAnsi"/>
          <w:sz w:val="18"/>
          <w:szCs w:val="18"/>
        </w:rPr>
      </w:pPr>
      <w:r w:rsidRPr="00C63C20">
        <w:rPr>
          <w:rFonts w:asciiTheme="majorHAnsi" w:hAnsiTheme="majorHAnsi" w:cstheme="majorHAnsi"/>
          <w:sz w:val="18"/>
          <w:szCs w:val="18"/>
        </w:rPr>
        <w:t xml:space="preserve">En Quito, a los </w:t>
      </w:r>
      <w:r w:rsidRPr="00C63C20">
        <w:rPr>
          <w:rFonts w:asciiTheme="majorHAnsi" w:hAnsiTheme="majorHAnsi" w:cstheme="majorHAnsi"/>
          <w:b/>
          <w:bCs/>
          <w:sz w:val="18"/>
          <w:szCs w:val="18"/>
        </w:rPr>
        <w:t>{FECHA_DIA}</w:t>
      </w:r>
      <w:r w:rsidRPr="00C63C20">
        <w:rPr>
          <w:rFonts w:asciiTheme="majorHAnsi" w:hAnsiTheme="majorHAnsi" w:cstheme="majorHAnsi"/>
          <w:sz w:val="18"/>
          <w:szCs w:val="18"/>
        </w:rPr>
        <w:t xml:space="preserve"> días del mes de </w:t>
      </w:r>
      <w:r w:rsidRPr="00C63C20">
        <w:rPr>
          <w:rFonts w:asciiTheme="majorHAnsi" w:hAnsiTheme="majorHAnsi" w:cstheme="majorHAnsi"/>
          <w:b/>
          <w:bCs/>
          <w:sz w:val="18"/>
          <w:szCs w:val="18"/>
        </w:rPr>
        <w:t>{FECHA_MES}</w:t>
      </w:r>
      <w:r w:rsidRPr="00C63C20">
        <w:rPr>
          <w:rFonts w:asciiTheme="majorHAnsi" w:hAnsiTheme="majorHAnsi" w:cstheme="majorHAnsi"/>
          <w:sz w:val="18"/>
          <w:szCs w:val="18"/>
        </w:rPr>
        <w:t xml:space="preserve"> del </w:t>
      </w:r>
      <w:r w:rsidRPr="00C63C20">
        <w:rPr>
          <w:rFonts w:asciiTheme="majorHAnsi" w:hAnsiTheme="majorHAnsi" w:cstheme="majorHAnsi"/>
          <w:b/>
          <w:bCs/>
          <w:sz w:val="18"/>
          <w:szCs w:val="18"/>
        </w:rPr>
        <w:t>{FECHA_ANIO}</w:t>
      </w:r>
      <w:r w:rsidRPr="00C63C20">
        <w:rPr>
          <w:rFonts w:asciiTheme="majorHAnsi" w:hAnsiTheme="majorHAnsi" w:cstheme="majorHAnsi"/>
          <w:sz w:val="18"/>
          <w:szCs w:val="18"/>
        </w:rPr>
        <w:t xml:space="preserve"> en tres ejemplares de igual contenido y valor.</w:t>
      </w:r>
    </w:p>
    <w:p w14:paraId="1A2D0A3F" w14:textId="77777777" w:rsidR="00B57F07" w:rsidRPr="00C63C20" w:rsidRDefault="00B57F07" w:rsidP="00B57F07">
      <w:pPr>
        <w:spacing w:after="240"/>
        <w:jc w:val="both"/>
        <w:rPr>
          <w:rFonts w:asciiTheme="majorHAnsi" w:hAnsiTheme="majorHAnsi" w:cstheme="majorHAnsi"/>
          <w:sz w:val="18"/>
          <w:szCs w:val="18"/>
        </w:rPr>
      </w:pPr>
    </w:p>
    <w:p w14:paraId="4CEED3A0" w14:textId="77777777" w:rsidR="00B57F07" w:rsidRPr="00C63C20" w:rsidRDefault="00B57F07" w:rsidP="00B57F07">
      <w:pPr>
        <w:rPr>
          <w:sz w:val="18"/>
          <w:szCs w:val="18"/>
        </w:rPr>
      </w:pPr>
    </w:p>
    <w:p w14:paraId="0E6E0CCD" w14:textId="77777777" w:rsidR="00BE778F" w:rsidRPr="00C63C20" w:rsidRDefault="00BE778F" w:rsidP="00BE778F">
      <w:pPr>
        <w:ind w:left="3540"/>
        <w:jc w:val="center"/>
        <w:rPr>
          <w:rFonts w:asciiTheme="majorHAnsi" w:hAnsiTheme="majorHAnsi" w:cstheme="majorHAnsi"/>
          <w:b/>
          <w:bCs/>
          <w:sz w:val="18"/>
          <w:szCs w:val="18"/>
        </w:rPr>
      </w:pPr>
      <w:r w:rsidRPr="00C63C20">
        <w:rPr>
          <w:rFonts w:asciiTheme="majorHAnsi" w:hAnsiTheme="majorHAnsi" w:cstheme="majorHAnsi"/>
          <w:b/>
          <w:bCs/>
          <w:sz w:val="18"/>
          <w:szCs w:val="18"/>
        </w:rPr>
        <w:t xml:space="preserve">     </w:t>
      </w:r>
    </w:p>
    <w:p w14:paraId="583AB189" w14:textId="1845AA46" w:rsidR="00DF5137" w:rsidRPr="00C63C20" w:rsidRDefault="00EA1A4E" w:rsidP="00DF5137">
      <w:pPr>
        <w:rPr>
          <w:rFonts w:asciiTheme="majorHAnsi" w:hAnsiTheme="majorHAnsi" w:cstheme="majorHAnsi"/>
          <w:b/>
          <w:bCs/>
          <w:sz w:val="18"/>
          <w:szCs w:val="18"/>
        </w:rPr>
      </w:pPr>
      <w:r w:rsidRPr="00C63C20">
        <w:rPr>
          <w:rFonts w:asciiTheme="majorHAnsi" w:hAnsiTheme="majorHAnsi" w:cstheme="majorHAnsi"/>
          <w:b/>
          <w:bCs/>
          <w:noProof/>
          <w:sz w:val="20"/>
          <w:szCs w:val="20"/>
        </w:rPr>
        <mc:AlternateContent>
          <mc:Choice Requires="wps">
            <w:drawing>
              <wp:anchor distT="0" distB="0" distL="114300" distR="114300" simplePos="0" relativeHeight="251663360" behindDoc="0" locked="0" layoutInCell="1" allowOverlap="1" wp14:anchorId="6DDFA162" wp14:editId="6A0FBF61">
                <wp:simplePos x="0" y="0"/>
                <wp:positionH relativeFrom="column">
                  <wp:posOffset>3520440</wp:posOffset>
                </wp:positionH>
                <wp:positionV relativeFrom="paragraph">
                  <wp:posOffset>131445</wp:posOffset>
                </wp:positionV>
                <wp:extent cx="2766060" cy="1043940"/>
                <wp:effectExtent l="0" t="0" r="0" b="3810"/>
                <wp:wrapNone/>
                <wp:docPr id="968324124"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64E7BBE0" w14:textId="77777777" w:rsidR="00EA1A4E" w:rsidRPr="00A36A14" w:rsidRDefault="00EA1A4E" w:rsidP="00EA1A4E">
                            <w:pPr>
                              <w:pStyle w:val="Sinespaciado"/>
                            </w:pPr>
                            <w:r w:rsidRPr="007A50A3">
                              <w:t>________________________________</w:t>
                            </w:r>
                          </w:p>
                          <w:p w14:paraId="291F7A0F" w14:textId="77777777" w:rsidR="00EA1A4E" w:rsidRPr="007A50A3" w:rsidRDefault="00EA1A4E" w:rsidP="00EA1A4E">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379A6AB1" w14:textId="77777777" w:rsidR="00EA1A4E" w:rsidRPr="007A50A3" w:rsidRDefault="00EA1A4E" w:rsidP="00EA1A4E">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39FBC897" w14:textId="77777777" w:rsidR="00EA1A4E" w:rsidRPr="007A50A3" w:rsidRDefault="00EA1A4E" w:rsidP="00EA1A4E">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0B4B1CDB" w14:textId="77777777" w:rsidR="00EA1A4E" w:rsidRPr="007A50A3" w:rsidRDefault="00EA1A4E" w:rsidP="00EA1A4E">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5B9EA26C" w14:textId="77777777" w:rsidR="00EA1A4E" w:rsidRPr="007A50A3" w:rsidRDefault="00EA1A4E" w:rsidP="00EA1A4E">
                            <w:pPr>
                              <w:pStyle w:val="Sinespaciado"/>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DFA162" id="_x0000_t202" coordsize="21600,21600" o:spt="202" path="m,l,21600r21600,l21600,xe">
                <v:stroke joinstyle="miter"/>
                <v:path gradientshapeok="t" o:connecttype="rect"/>
              </v:shapetype>
              <v:shape id="Cuadro de texto 1" o:spid="_x0000_s1026" type="#_x0000_t202" style="position:absolute;margin-left:277.2pt;margin-top:10.35pt;width:217.8pt;height:82.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" filled="f" stroked="f" strokeweight=".5pt">
                <v:textbox>
                  <w:txbxContent>
                    <w:p w14:paraId="64E7BBE0" w14:textId="77777777" w:rsidR="00EA1A4E" w:rsidRPr="00A36A14" w:rsidRDefault="00EA1A4E" w:rsidP="00EA1A4E">
                      <w:pPr>
                        <w:pStyle w:val="Sinespaciado"/>
                      </w:pPr>
                      <w:r w:rsidRPr="007A50A3">
                        <w:t>________________________________</w:t>
                      </w:r>
                    </w:p>
                    <w:p w14:paraId="291F7A0F" w14:textId="77777777" w:rsidR="00EA1A4E" w:rsidRPr="007A50A3" w:rsidRDefault="00EA1A4E" w:rsidP="00EA1A4E">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379A6AB1" w14:textId="77777777" w:rsidR="00EA1A4E" w:rsidRPr="007A50A3" w:rsidRDefault="00EA1A4E" w:rsidP="00EA1A4E">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39FBC897" w14:textId="77777777" w:rsidR="00EA1A4E" w:rsidRPr="007A50A3" w:rsidRDefault="00EA1A4E" w:rsidP="00EA1A4E">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0B4B1CDB" w14:textId="77777777" w:rsidR="00EA1A4E" w:rsidRPr="007A50A3" w:rsidRDefault="00EA1A4E" w:rsidP="00EA1A4E">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5B9EA26C" w14:textId="77777777" w:rsidR="00EA1A4E" w:rsidRPr="007A50A3" w:rsidRDefault="00EA1A4E" w:rsidP="00EA1A4E">
                      <w:pPr>
                        <w:pStyle w:val="Sinespaciado"/>
                        <w:rPr>
                          <w:rFonts w:asciiTheme="majorHAnsi" w:hAnsiTheme="majorHAnsi" w:cstheme="majorHAnsi"/>
                          <w:sz w:val="20"/>
                          <w:szCs w:val="20"/>
                        </w:rPr>
                      </w:pPr>
                    </w:p>
                  </w:txbxContent>
                </v:textbox>
              </v:shape>
            </w:pict>
          </mc:Fallback>
        </mc:AlternateContent>
      </w:r>
      <w:r w:rsidR="00DF5137" w:rsidRPr="00C63C20">
        <w:rPr>
          <w:rFonts w:asciiTheme="majorHAnsi" w:hAnsiTheme="majorHAnsi" w:cstheme="majorHAnsi"/>
          <w:b/>
          <w:bCs/>
          <w:sz w:val="18"/>
          <w:szCs w:val="18"/>
        </w:rPr>
        <w:t xml:space="preserve">  </w:t>
      </w:r>
    </w:p>
    <w:p w14:paraId="30C40CFA" w14:textId="2A018B31" w:rsidR="00D7299D" w:rsidRPr="00B70717" w:rsidRDefault="00EA1A4E" w:rsidP="00DF5137">
      <w:pPr>
        <w:jc w:val="center"/>
        <w:rPr>
          <w:sz w:val="18"/>
          <w:szCs w:val="18"/>
        </w:rPr>
      </w:pPr>
      <w:r w:rsidRPr="00C63C20">
        <w:rPr>
          <w:rFonts w:asciiTheme="majorHAnsi" w:hAnsiTheme="majorHAnsi" w:cstheme="majorHAnsi"/>
          <w:b/>
          <w:bCs/>
          <w:noProof/>
          <w:sz w:val="20"/>
          <w:szCs w:val="20"/>
        </w:rPr>
        <mc:AlternateContent>
          <mc:Choice Requires="wps">
            <w:drawing>
              <wp:anchor distT="0" distB="0" distL="114300" distR="114300" simplePos="0" relativeHeight="251661312" behindDoc="0" locked="0" layoutInCell="1" allowOverlap="1" wp14:anchorId="3CDEB8A6" wp14:editId="010E86B6">
                <wp:simplePos x="0" y="0"/>
                <wp:positionH relativeFrom="margin">
                  <wp:align>left</wp:align>
                </wp:positionH>
                <wp:positionV relativeFrom="paragraph">
                  <wp:posOffset>1572895</wp:posOffset>
                </wp:positionV>
                <wp:extent cx="2766060" cy="1043940"/>
                <wp:effectExtent l="0" t="0" r="0" b="3810"/>
                <wp:wrapNone/>
                <wp:docPr id="184699028"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44952BAB" w14:textId="77777777" w:rsidR="00EA1A4E" w:rsidRPr="007A50A3" w:rsidRDefault="00EA1A4E" w:rsidP="00EA1A4E">
                            <w:pPr>
                              <w:pStyle w:val="Sinespaciado"/>
                            </w:pPr>
                            <w:r w:rsidRPr="007A50A3">
                              <w:t>________________________________</w:t>
                            </w:r>
                          </w:p>
                          <w:p w14:paraId="29B91823"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3CDFC876" w14:textId="77777777" w:rsidR="00EA1A4E" w:rsidRPr="007A50A3" w:rsidRDefault="00EA1A4E" w:rsidP="00EA1A4E">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{NOMBRE_CONY}</w:t>
                            </w:r>
                          </w:p>
                          <w:p w14:paraId="701A3739"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C.C. {CI_CONY}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DEB8A6" id="_x0000_s1027" type="#_x0000_t202" style="position:absolute;left:0;text-align:left;margin-left:0;margin-top:123.85pt;width:217.8pt;height:82.2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" filled="f" stroked="f" strokeweight=".5pt">
                <v:textbox>
                  <w:txbxContent>
                    <w:p w14:paraId="44952BAB" w14:textId="77777777" w:rsidR="00EA1A4E" w:rsidRPr="007A50A3" w:rsidRDefault="00EA1A4E" w:rsidP="00EA1A4E">
                      <w:pPr>
                        <w:pStyle w:val="Sinespaciado"/>
                      </w:pPr>
                      <w:r w:rsidRPr="007A50A3">
                        <w:t>________________________________</w:t>
                      </w:r>
                    </w:p>
                    <w:p w14:paraId="29B91823"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3CDFC876" w14:textId="77777777" w:rsidR="00EA1A4E" w:rsidRPr="007A50A3" w:rsidRDefault="00EA1A4E" w:rsidP="00EA1A4E">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{NOMBRE_CONY}</w:t>
                      </w:r>
                    </w:p>
                    <w:p w14:paraId="701A3739"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C.C. {CI_CONY}</w:t>
                      </w:r>
                    </w:p>
                  </w:txbxContent>
                </v:textbox>
                <w10:wrap anchorx="margin"/>
              </v:shape>
            </w:pict>
          </mc:Fallback>
        </mc:AlternateContent>
      </w:r>
      <w:r w:rsidRPr="00C63C20">
        <w:rPr>
          <w:rFonts w:asciiTheme="majorHAnsi" w:hAnsiTheme="majorHAnsi" w:cstheme="majorHAnsi"/>
          <w:b/>
          <w:bCs/>
          <w:noProof/>
          <w:sz w:val="20"/>
          <w:szCs w:val="20"/>
        </w:rPr>
        <mc:AlternateContent>
          <mc:Choice Requires="wps">
            <w:drawing>
              <wp:anchor distT="0" distB="0" distL="114300" distR="114300" simplePos="0" relativeHeight="251659264" behindDoc="0" locked="0" layoutInCell="1" allowOverlap="1" wp14:anchorId="53857531" wp14:editId="41EDAB26">
                <wp:simplePos x="0" y="0"/>
                <wp:positionH relativeFrom="column">
                  <wp:posOffset>0</wp:posOffset>
                </wp:positionH>
                <wp:positionV relativeFrom="paragraph">
                  <wp:posOffset>-635</wp:posOffset>
                </wp:positionV>
                <wp:extent cx="2766060" cy="1043940"/>
                <wp:effectExtent l="0" t="0" r="0" b="3810"/>
                <wp:wrapNone/>
                <wp:docPr id="1561125500"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6B4504AD" w14:textId="77777777" w:rsidR="00EA1A4E" w:rsidRPr="007A50A3" w:rsidRDefault="00EA1A4E" w:rsidP="00EA1A4E">
                            <w:pPr>
                              <w:pStyle w:val="Sinespaciado"/>
                            </w:pPr>
                            <w:r w:rsidRPr="007A50A3">
                              <w:t>________________________________</w:t>
                            </w:r>
                          </w:p>
                          <w:p w14:paraId="51D14B18"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653AC76F" w14:textId="77777777" w:rsidR="00EA1A4E" w:rsidRPr="007A50A3" w:rsidRDefault="00EA1A4E" w:rsidP="00EA1A4E">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{NOMBRE_PROP}</w:t>
                            </w:r>
                          </w:p>
                          <w:p w14:paraId="1B01E6DC"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C.C. {CI_PROP}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857531" id="_x0000_s1028" type="#_x0000_t202" style="position:absolute;left:0;text-align:left;margin-left:0;margin-top:-.05pt;width:217.8pt;height:8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" filled="f" stroked="f" strokeweight=".5pt">
                <v:textbox>
                  <w:txbxContent>
                    <w:p w14:paraId="6B4504AD" w14:textId="77777777" w:rsidR="00EA1A4E" w:rsidRPr="007A50A3" w:rsidRDefault="00EA1A4E" w:rsidP="00EA1A4E">
                      <w:pPr>
                        <w:pStyle w:val="Sinespaciado"/>
                      </w:pPr>
                      <w:r w:rsidRPr="007A50A3">
                        <w:t>________________________________</w:t>
                      </w:r>
                    </w:p>
                    <w:p w14:paraId="51D14B18"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653AC76F" w14:textId="77777777" w:rsidR="00EA1A4E" w:rsidRPr="007A50A3" w:rsidRDefault="00EA1A4E" w:rsidP="00EA1A4E">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{NOMBRE_PROP}</w:t>
                      </w:r>
                    </w:p>
                    <w:p w14:paraId="1B01E6DC" w14:textId="77777777" w:rsidR="00EA1A4E" w:rsidRPr="007A50A3" w:rsidRDefault="00EA1A4E" w:rsidP="00EA1A4E">
                      <w:pPr>
                        <w:pStyle w:val="Sinespaciado"/>
                        <w:rPr>
                          <w:rFonts w:asciiTheme="majorHAnsi" w:hAnsiTheme="majorHAnsi" w:cstheme="majorHAnsi"/>
                          <w:sz w:val="20"/>
                          <w:szCs w:val="20"/>
                        </w:rPr>
                      </w:pPr>
                      <w:r w:rsidRPr="007A50A3">
                        <w:rPr>
                          <w:rFonts w:asciiTheme="majorHAnsi" w:hAnsiTheme="majorHAnsi" w:cstheme="majorHAnsi"/>
                          <w:sz w:val="20"/>
                          <w:szCs w:val="20"/>
                        </w:rPr>
                        <w:t>C.C. {CI_PROP}</w:t>
                      </w:r>
                    </w:p>
                  </w:txbxContent>
                </v:textbox>
              </v:shape>
            </w:pict>
          </mc:Fallback>
        </mc:AlternateContent>
      </w:r>
    </w:p>
    <w:sectPr w:rsidR="00D7299D" w:rsidRPr="00B70717" w:rsidSect="006B67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E"/>
    <w:multiLevelType w:val="multilevel"/>
    <w:tmpl w:val="70A4C63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A7248"/>
    <w:multiLevelType w:val="hybridMultilevel"/>
    <w:tmpl w:val="0FD491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B1360D"/>
    <w:multiLevelType w:val="multilevel"/>
    <w:tmpl w:val="9DDA1ADC"/>
    <w:lvl w:ilvl="0">
      <w:start w:val="12"/>
      <w:numFmt w:val="decimal"/>
      <w:lvlText w:val="%1."/>
      <w:lvlJc w:val="left"/>
      <w:pPr>
        <w:ind w:left="435" w:hanging="435"/>
      </w:pPr>
      <w:rPr>
        <w:rFonts w:hint="default"/>
      </w:rPr>
    </w:lvl>
    <w:lvl w:ilvl="1">
      <w:start w:val="1"/>
      <w:numFmt w:val="decimal"/>
      <w:lvlText w:val="16.%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8A48C7"/>
    <w:multiLevelType w:val="multilevel"/>
    <w:tmpl w:val="F9B2E12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1764FDC"/>
    <w:multiLevelType w:val="multilevel"/>
    <w:tmpl w:val="0772DE88"/>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4E61AC"/>
    <w:multiLevelType w:val="hybridMultilevel"/>
    <w:tmpl w:val="96E09AE8"/>
    <w:lvl w:ilvl="0" w:tplc="C034188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56A54B8"/>
    <w:multiLevelType w:val="hybridMultilevel"/>
    <w:tmpl w:val="061A94A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D2903D6"/>
    <w:multiLevelType w:val="multilevel"/>
    <w:tmpl w:val="531605BE"/>
    <w:lvl w:ilvl="0">
      <w:start w:val="11"/>
      <w:numFmt w:val="decimal"/>
      <w:lvlText w:val="%1."/>
      <w:lvlJc w:val="left"/>
      <w:pPr>
        <w:ind w:left="435" w:hanging="435"/>
      </w:pPr>
      <w:rPr>
        <w:rFonts w:hint="default"/>
      </w:rPr>
    </w:lvl>
    <w:lvl w:ilvl="1">
      <w:start w:val="1"/>
      <w:numFmt w:val="decimal"/>
      <w:lvlText w:val="12.%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1172270">
    <w:abstractNumId w:val="4"/>
  </w:num>
  <w:num w:numId="2" w16cid:durableId="1212300737">
    <w:abstractNumId w:val="7"/>
  </w:num>
  <w:num w:numId="3" w16cid:durableId="910233334">
    <w:abstractNumId w:val="2"/>
  </w:num>
  <w:num w:numId="4" w16cid:durableId="370807578">
    <w:abstractNumId w:val="0"/>
  </w:num>
  <w:num w:numId="5" w16cid:durableId="623729008">
    <w:abstractNumId w:val="3"/>
  </w:num>
  <w:num w:numId="6" w16cid:durableId="1796100561">
    <w:abstractNumId w:val="6"/>
  </w:num>
  <w:num w:numId="7" w16cid:durableId="1716586794">
    <w:abstractNumId w:val="1"/>
  </w:num>
  <w:num w:numId="8" w16cid:durableId="9663524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donoso">
    <w15:presenceInfo w15:providerId="Windows Live" w15:userId="4681c2d43b20d4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07"/>
    <w:rsid w:val="0000316B"/>
    <w:rsid w:val="00012906"/>
    <w:rsid w:val="00012EC4"/>
    <w:rsid w:val="00037D7E"/>
    <w:rsid w:val="0004317E"/>
    <w:rsid w:val="00045BA5"/>
    <w:rsid w:val="00055CD1"/>
    <w:rsid w:val="00056F7D"/>
    <w:rsid w:val="000618F8"/>
    <w:rsid w:val="0006393D"/>
    <w:rsid w:val="00094D94"/>
    <w:rsid w:val="000A1651"/>
    <w:rsid w:val="000A3E2C"/>
    <w:rsid w:val="000C326F"/>
    <w:rsid w:val="000D64EA"/>
    <w:rsid w:val="000D6FEE"/>
    <w:rsid w:val="000F0076"/>
    <w:rsid w:val="000F3C89"/>
    <w:rsid w:val="00102F8B"/>
    <w:rsid w:val="00107D69"/>
    <w:rsid w:val="001233F4"/>
    <w:rsid w:val="00124D01"/>
    <w:rsid w:val="00125E1C"/>
    <w:rsid w:val="00136901"/>
    <w:rsid w:val="00137F56"/>
    <w:rsid w:val="0015359A"/>
    <w:rsid w:val="001675B9"/>
    <w:rsid w:val="00172877"/>
    <w:rsid w:val="00173806"/>
    <w:rsid w:val="00175D16"/>
    <w:rsid w:val="00191310"/>
    <w:rsid w:val="0019640D"/>
    <w:rsid w:val="00196D92"/>
    <w:rsid w:val="001B3D7B"/>
    <w:rsid w:val="001B6E67"/>
    <w:rsid w:val="001D5FC4"/>
    <w:rsid w:val="001E27D5"/>
    <w:rsid w:val="001F3389"/>
    <w:rsid w:val="001F63A2"/>
    <w:rsid w:val="001F7AA4"/>
    <w:rsid w:val="00205B45"/>
    <w:rsid w:val="0021018D"/>
    <w:rsid w:val="0021749E"/>
    <w:rsid w:val="00221DB4"/>
    <w:rsid w:val="00226934"/>
    <w:rsid w:val="00236ED5"/>
    <w:rsid w:val="0024091D"/>
    <w:rsid w:val="00250CD0"/>
    <w:rsid w:val="00290F02"/>
    <w:rsid w:val="002C207C"/>
    <w:rsid w:val="002C6EFB"/>
    <w:rsid w:val="002F5FF0"/>
    <w:rsid w:val="003241CA"/>
    <w:rsid w:val="0033017C"/>
    <w:rsid w:val="00360DD5"/>
    <w:rsid w:val="003654BC"/>
    <w:rsid w:val="00370B56"/>
    <w:rsid w:val="00371629"/>
    <w:rsid w:val="00373EFE"/>
    <w:rsid w:val="00375748"/>
    <w:rsid w:val="00375CF5"/>
    <w:rsid w:val="003859EA"/>
    <w:rsid w:val="00387FEA"/>
    <w:rsid w:val="00390C92"/>
    <w:rsid w:val="003A088D"/>
    <w:rsid w:val="003B2239"/>
    <w:rsid w:val="003B52BF"/>
    <w:rsid w:val="003B7C64"/>
    <w:rsid w:val="003C602E"/>
    <w:rsid w:val="003F150C"/>
    <w:rsid w:val="003F2235"/>
    <w:rsid w:val="003F429B"/>
    <w:rsid w:val="003F5997"/>
    <w:rsid w:val="00411C40"/>
    <w:rsid w:val="00427B78"/>
    <w:rsid w:val="00433ED9"/>
    <w:rsid w:val="00440501"/>
    <w:rsid w:val="004420F1"/>
    <w:rsid w:val="00445588"/>
    <w:rsid w:val="00447306"/>
    <w:rsid w:val="0045144B"/>
    <w:rsid w:val="00457774"/>
    <w:rsid w:val="004756EE"/>
    <w:rsid w:val="0048765B"/>
    <w:rsid w:val="004908E4"/>
    <w:rsid w:val="0049203A"/>
    <w:rsid w:val="004961C7"/>
    <w:rsid w:val="00497E1D"/>
    <w:rsid w:val="004A72FC"/>
    <w:rsid w:val="004C3247"/>
    <w:rsid w:val="004C6803"/>
    <w:rsid w:val="004D7988"/>
    <w:rsid w:val="004E30F1"/>
    <w:rsid w:val="004E6982"/>
    <w:rsid w:val="005013D9"/>
    <w:rsid w:val="00503D3E"/>
    <w:rsid w:val="0051424D"/>
    <w:rsid w:val="00514885"/>
    <w:rsid w:val="00514D3C"/>
    <w:rsid w:val="005214BE"/>
    <w:rsid w:val="00527B90"/>
    <w:rsid w:val="0053683A"/>
    <w:rsid w:val="0055279C"/>
    <w:rsid w:val="00562F2F"/>
    <w:rsid w:val="00570198"/>
    <w:rsid w:val="0057462D"/>
    <w:rsid w:val="00574F4C"/>
    <w:rsid w:val="00580FB0"/>
    <w:rsid w:val="00586679"/>
    <w:rsid w:val="00596C10"/>
    <w:rsid w:val="005A3556"/>
    <w:rsid w:val="005A7A76"/>
    <w:rsid w:val="005A7F4B"/>
    <w:rsid w:val="005B29DF"/>
    <w:rsid w:val="005B2D7B"/>
    <w:rsid w:val="005B3746"/>
    <w:rsid w:val="005B7C04"/>
    <w:rsid w:val="005C4600"/>
    <w:rsid w:val="005E2639"/>
    <w:rsid w:val="005E7522"/>
    <w:rsid w:val="005F252A"/>
    <w:rsid w:val="005F254F"/>
    <w:rsid w:val="005F374A"/>
    <w:rsid w:val="005F48CE"/>
    <w:rsid w:val="005F73BB"/>
    <w:rsid w:val="00606DE1"/>
    <w:rsid w:val="006329C6"/>
    <w:rsid w:val="00635AC3"/>
    <w:rsid w:val="00635C04"/>
    <w:rsid w:val="006404C9"/>
    <w:rsid w:val="0064542E"/>
    <w:rsid w:val="0064715F"/>
    <w:rsid w:val="00647B72"/>
    <w:rsid w:val="00652DDE"/>
    <w:rsid w:val="00655C7E"/>
    <w:rsid w:val="0066219D"/>
    <w:rsid w:val="00666D9B"/>
    <w:rsid w:val="006707F0"/>
    <w:rsid w:val="00671CA5"/>
    <w:rsid w:val="00690EE9"/>
    <w:rsid w:val="006A2DDF"/>
    <w:rsid w:val="006A406E"/>
    <w:rsid w:val="006A61E1"/>
    <w:rsid w:val="006B2306"/>
    <w:rsid w:val="006B3556"/>
    <w:rsid w:val="006B677C"/>
    <w:rsid w:val="006C24CB"/>
    <w:rsid w:val="006C254D"/>
    <w:rsid w:val="006C5FC3"/>
    <w:rsid w:val="006D09F0"/>
    <w:rsid w:val="007006A4"/>
    <w:rsid w:val="0070697B"/>
    <w:rsid w:val="00711394"/>
    <w:rsid w:val="00735299"/>
    <w:rsid w:val="007443E6"/>
    <w:rsid w:val="0075557D"/>
    <w:rsid w:val="007713FE"/>
    <w:rsid w:val="00780B66"/>
    <w:rsid w:val="007B3961"/>
    <w:rsid w:val="007B7D16"/>
    <w:rsid w:val="007D7B6C"/>
    <w:rsid w:val="007F7723"/>
    <w:rsid w:val="00801BC0"/>
    <w:rsid w:val="00802A0D"/>
    <w:rsid w:val="008075E9"/>
    <w:rsid w:val="00810910"/>
    <w:rsid w:val="00810B7F"/>
    <w:rsid w:val="0082254D"/>
    <w:rsid w:val="008347DA"/>
    <w:rsid w:val="00835946"/>
    <w:rsid w:val="008365A8"/>
    <w:rsid w:val="008455F9"/>
    <w:rsid w:val="00850BD0"/>
    <w:rsid w:val="0085240C"/>
    <w:rsid w:val="00860148"/>
    <w:rsid w:val="00866704"/>
    <w:rsid w:val="008753FF"/>
    <w:rsid w:val="00876C56"/>
    <w:rsid w:val="00893FCF"/>
    <w:rsid w:val="00896F1D"/>
    <w:rsid w:val="008A34C0"/>
    <w:rsid w:val="008A4868"/>
    <w:rsid w:val="008B5F4F"/>
    <w:rsid w:val="008B6614"/>
    <w:rsid w:val="008B721A"/>
    <w:rsid w:val="008C2D61"/>
    <w:rsid w:val="008C4E68"/>
    <w:rsid w:val="008F19C6"/>
    <w:rsid w:val="008F1ABE"/>
    <w:rsid w:val="00903520"/>
    <w:rsid w:val="00906E6F"/>
    <w:rsid w:val="00915045"/>
    <w:rsid w:val="00915E7A"/>
    <w:rsid w:val="00916662"/>
    <w:rsid w:val="00920219"/>
    <w:rsid w:val="00934E8F"/>
    <w:rsid w:val="00935324"/>
    <w:rsid w:val="00944CC8"/>
    <w:rsid w:val="009476CA"/>
    <w:rsid w:val="009503FE"/>
    <w:rsid w:val="00952FAF"/>
    <w:rsid w:val="00954350"/>
    <w:rsid w:val="00955918"/>
    <w:rsid w:val="00960A4D"/>
    <w:rsid w:val="0096209A"/>
    <w:rsid w:val="00987739"/>
    <w:rsid w:val="009A0899"/>
    <w:rsid w:val="009B405D"/>
    <w:rsid w:val="009C5B2D"/>
    <w:rsid w:val="009D0AD0"/>
    <w:rsid w:val="009D7974"/>
    <w:rsid w:val="009E3D97"/>
    <w:rsid w:val="009F0E2B"/>
    <w:rsid w:val="00A123FB"/>
    <w:rsid w:val="00A377B5"/>
    <w:rsid w:val="00A37CA5"/>
    <w:rsid w:val="00A45EE3"/>
    <w:rsid w:val="00A516E6"/>
    <w:rsid w:val="00A83D18"/>
    <w:rsid w:val="00A907FD"/>
    <w:rsid w:val="00A973B9"/>
    <w:rsid w:val="00AA4298"/>
    <w:rsid w:val="00AB4967"/>
    <w:rsid w:val="00B045D4"/>
    <w:rsid w:val="00B11C2A"/>
    <w:rsid w:val="00B17016"/>
    <w:rsid w:val="00B3785C"/>
    <w:rsid w:val="00B43B90"/>
    <w:rsid w:val="00B57F07"/>
    <w:rsid w:val="00B70717"/>
    <w:rsid w:val="00B805B5"/>
    <w:rsid w:val="00B903EB"/>
    <w:rsid w:val="00B91011"/>
    <w:rsid w:val="00B93610"/>
    <w:rsid w:val="00B950C0"/>
    <w:rsid w:val="00BA0086"/>
    <w:rsid w:val="00BA715E"/>
    <w:rsid w:val="00BC5425"/>
    <w:rsid w:val="00BD1D6E"/>
    <w:rsid w:val="00BE07DB"/>
    <w:rsid w:val="00BE544C"/>
    <w:rsid w:val="00BE778F"/>
    <w:rsid w:val="00BF6BBD"/>
    <w:rsid w:val="00BF7174"/>
    <w:rsid w:val="00C145ED"/>
    <w:rsid w:val="00C157CE"/>
    <w:rsid w:val="00C17ADF"/>
    <w:rsid w:val="00C223BC"/>
    <w:rsid w:val="00C36C7E"/>
    <w:rsid w:val="00C47485"/>
    <w:rsid w:val="00C5625E"/>
    <w:rsid w:val="00C56F5E"/>
    <w:rsid w:val="00C6008A"/>
    <w:rsid w:val="00C63C20"/>
    <w:rsid w:val="00C6649A"/>
    <w:rsid w:val="00C81E94"/>
    <w:rsid w:val="00C97D5B"/>
    <w:rsid w:val="00CB1FF7"/>
    <w:rsid w:val="00CC7F2D"/>
    <w:rsid w:val="00CE3E95"/>
    <w:rsid w:val="00CE5556"/>
    <w:rsid w:val="00CF20E9"/>
    <w:rsid w:val="00CF216A"/>
    <w:rsid w:val="00D01B9F"/>
    <w:rsid w:val="00D023CA"/>
    <w:rsid w:val="00D55397"/>
    <w:rsid w:val="00D6766F"/>
    <w:rsid w:val="00D713B7"/>
    <w:rsid w:val="00D7299D"/>
    <w:rsid w:val="00D7406E"/>
    <w:rsid w:val="00D75455"/>
    <w:rsid w:val="00D80C45"/>
    <w:rsid w:val="00D82DEE"/>
    <w:rsid w:val="00D8779E"/>
    <w:rsid w:val="00DC2608"/>
    <w:rsid w:val="00DC47A2"/>
    <w:rsid w:val="00DF5137"/>
    <w:rsid w:val="00E03919"/>
    <w:rsid w:val="00E06398"/>
    <w:rsid w:val="00E31791"/>
    <w:rsid w:val="00E343F2"/>
    <w:rsid w:val="00E35812"/>
    <w:rsid w:val="00E36D9A"/>
    <w:rsid w:val="00E37C0F"/>
    <w:rsid w:val="00E51536"/>
    <w:rsid w:val="00E7656C"/>
    <w:rsid w:val="00EA1A4E"/>
    <w:rsid w:val="00EC48C7"/>
    <w:rsid w:val="00ED05FA"/>
    <w:rsid w:val="00EF1C2F"/>
    <w:rsid w:val="00EF7246"/>
    <w:rsid w:val="00F0006C"/>
    <w:rsid w:val="00F228AA"/>
    <w:rsid w:val="00F474E7"/>
    <w:rsid w:val="00F54999"/>
    <w:rsid w:val="00F56D6C"/>
    <w:rsid w:val="00F6444F"/>
    <w:rsid w:val="00F66EF1"/>
    <w:rsid w:val="00F777D3"/>
    <w:rsid w:val="00F80DB1"/>
    <w:rsid w:val="00F82253"/>
    <w:rsid w:val="00F92D80"/>
    <w:rsid w:val="00FA0003"/>
    <w:rsid w:val="00FA3983"/>
    <w:rsid w:val="00FA70C3"/>
    <w:rsid w:val="00FB2FCD"/>
    <w:rsid w:val="00FB7FAF"/>
    <w:rsid w:val="00FC44CE"/>
    <w:rsid w:val="00FE5CE3"/>
    <w:rsid w:val="00FE7CB4"/>
    <w:rsid w:val="00FF52FC"/>
    <w:rsid w:val="00FF613B"/>
    <w:rsid w:val="00FF64C9"/>
    <w:rsid w:val="22B1010D"/>
    <w:rsid w:val="72A702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F32"/>
  <w15:chartTrackingRefBased/>
  <w15:docId w15:val="{322778C1-CA45-485E-9515-EC40B099C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02"/>
    <w:pPr>
      <w:spacing w:after="0" w:line="240" w:lineRule="auto"/>
    </w:pPr>
    <w:rPr>
      <w:rFonts w:ascii="Times New Roman" w:eastAsia="Times New Roman" w:hAnsi="Times New Roman" w:cs="Times New Roman"/>
      <w:sz w:val="24"/>
      <w:szCs w:val="24"/>
      <w:lang w:eastAsia="es-MX"/>
    </w:rPr>
  </w:style>
  <w:style w:type="paragraph" w:styleId="Ttulo2">
    <w:name w:val="heading 2"/>
    <w:basedOn w:val="Normal"/>
    <w:next w:val="Normal"/>
    <w:link w:val="Ttulo2Car"/>
    <w:uiPriority w:val="9"/>
    <w:semiHidden/>
    <w:unhideWhenUsed/>
    <w:qFormat/>
    <w:rsid w:val="00125E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B57F07"/>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57F07"/>
    <w:rPr>
      <w:rFonts w:asciiTheme="majorHAnsi" w:eastAsiaTheme="majorEastAsia" w:hAnsiTheme="majorHAnsi" w:cstheme="majorBidi"/>
      <w:i/>
      <w:iCs/>
      <w:color w:val="2F5496" w:themeColor="accent1" w:themeShade="BF"/>
    </w:rPr>
  </w:style>
  <w:style w:type="paragraph" w:styleId="Prrafodelista">
    <w:name w:val="List Paragraph"/>
    <w:basedOn w:val="Normal"/>
    <w:link w:val="PrrafodelistaCar"/>
    <w:uiPriority w:val="34"/>
    <w:qFormat/>
    <w:rsid w:val="00B57F07"/>
    <w:pPr>
      <w:spacing w:after="160" w:line="259" w:lineRule="auto"/>
      <w:ind w:left="720"/>
      <w:contextualSpacing/>
    </w:pPr>
    <w:rPr>
      <w:rFonts w:asciiTheme="minorHAnsi" w:eastAsiaTheme="minorHAnsi" w:hAnsiTheme="minorHAnsi" w:cstheme="minorBidi"/>
      <w:sz w:val="22"/>
      <w:szCs w:val="22"/>
      <w:lang w:eastAsia="en-US"/>
    </w:rPr>
  </w:style>
  <w:style w:type="character" w:styleId="Hipervnculo">
    <w:name w:val="Hyperlink"/>
    <w:uiPriority w:val="99"/>
    <w:unhideWhenUsed/>
    <w:rsid w:val="00B57F07"/>
    <w:rPr>
      <w:color w:val="0000FF"/>
      <w:u w:val="single"/>
    </w:rPr>
  </w:style>
  <w:style w:type="character" w:customStyle="1" w:styleId="PrrafodelistaCar">
    <w:name w:val="Párrafo de lista Car"/>
    <w:link w:val="Prrafodelista"/>
    <w:uiPriority w:val="34"/>
    <w:locked/>
    <w:rsid w:val="00B57F07"/>
  </w:style>
  <w:style w:type="paragraph" w:styleId="Revisin">
    <w:name w:val="Revision"/>
    <w:hidden/>
    <w:uiPriority w:val="99"/>
    <w:semiHidden/>
    <w:rsid w:val="00527B90"/>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527B90"/>
    <w:rPr>
      <w:sz w:val="16"/>
      <w:szCs w:val="16"/>
    </w:rPr>
  </w:style>
  <w:style w:type="paragraph" w:styleId="Textocomentario">
    <w:name w:val="annotation text"/>
    <w:basedOn w:val="Normal"/>
    <w:link w:val="TextocomentarioCar"/>
    <w:uiPriority w:val="99"/>
    <w:unhideWhenUsed/>
    <w:rsid w:val="00527B90"/>
    <w:rPr>
      <w:sz w:val="20"/>
      <w:szCs w:val="20"/>
    </w:rPr>
  </w:style>
  <w:style w:type="character" w:customStyle="1" w:styleId="TextocomentarioCar">
    <w:name w:val="Texto comentario Car"/>
    <w:basedOn w:val="Fuentedeprrafopredeter"/>
    <w:link w:val="Textocomentario"/>
    <w:uiPriority w:val="99"/>
    <w:rsid w:val="00527B9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27B90"/>
    <w:rPr>
      <w:b/>
      <w:bCs/>
    </w:rPr>
  </w:style>
  <w:style w:type="character" w:customStyle="1" w:styleId="AsuntodelcomentarioCar">
    <w:name w:val="Asunto del comentario Car"/>
    <w:basedOn w:val="TextocomentarioCar"/>
    <w:link w:val="Asuntodelcomentario"/>
    <w:uiPriority w:val="99"/>
    <w:semiHidden/>
    <w:rsid w:val="00527B90"/>
    <w:rPr>
      <w:rFonts w:ascii="Times New Roman" w:eastAsia="Times New Roman" w:hAnsi="Times New Roman" w:cs="Times New Roman"/>
      <w:b/>
      <w:bCs/>
      <w:sz w:val="20"/>
      <w:szCs w:val="20"/>
      <w:lang w:eastAsia="es-MX"/>
    </w:rPr>
  </w:style>
  <w:style w:type="character" w:customStyle="1" w:styleId="Ttulo2Car">
    <w:name w:val="Título 2 Car"/>
    <w:basedOn w:val="Fuentedeprrafopredeter"/>
    <w:link w:val="Ttulo2"/>
    <w:uiPriority w:val="9"/>
    <w:semiHidden/>
    <w:rsid w:val="00125E1C"/>
    <w:rPr>
      <w:rFonts w:asciiTheme="majorHAnsi" w:eastAsiaTheme="majorEastAsia" w:hAnsiTheme="majorHAnsi" w:cstheme="majorBidi"/>
      <w:color w:val="2F5496" w:themeColor="accent1" w:themeShade="BF"/>
      <w:sz w:val="26"/>
      <w:szCs w:val="26"/>
      <w:lang w:eastAsia="es-MX"/>
    </w:rPr>
  </w:style>
  <w:style w:type="character" w:styleId="Mencinsinresolver">
    <w:name w:val="Unresolved Mention"/>
    <w:basedOn w:val="Fuentedeprrafopredeter"/>
    <w:uiPriority w:val="99"/>
    <w:semiHidden/>
    <w:unhideWhenUsed/>
    <w:rsid w:val="00DF5137"/>
    <w:rPr>
      <w:color w:val="605E5C"/>
      <w:shd w:val="clear" w:color="auto" w:fill="E1DFDD"/>
    </w:rPr>
  </w:style>
  <w:style w:type="paragraph" w:styleId="Sinespaciado">
    <w:name w:val="No Spacing"/>
    <w:uiPriority w:val="1"/>
    <w:qFormat/>
    <w:rsid w:val="00EA1A4E"/>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690737">
      <w:bodyDiv w:val="1"/>
      <w:marLeft w:val="0"/>
      <w:marRight w:val="0"/>
      <w:marTop w:val="0"/>
      <w:marBottom w:val="0"/>
      <w:divBdr>
        <w:top w:val="none" w:sz="0" w:space="0" w:color="auto"/>
        <w:left w:val="none" w:sz="0" w:space="0" w:color="auto"/>
        <w:bottom w:val="none" w:sz="0" w:space="0" w:color="auto"/>
        <w:right w:val="none" w:sz="0" w:space="0" w:color="auto"/>
      </w:divBdr>
      <w:divsChild>
        <w:div w:id="460878805">
          <w:marLeft w:val="274"/>
          <w:marRight w:val="0"/>
          <w:marTop w:val="0"/>
          <w:marBottom w:val="0"/>
          <w:divBdr>
            <w:top w:val="none" w:sz="0" w:space="0" w:color="auto"/>
            <w:left w:val="none" w:sz="0" w:space="0" w:color="auto"/>
            <w:bottom w:val="none" w:sz="0" w:space="0" w:color="auto"/>
            <w:right w:val="none" w:sz="0" w:space="0" w:color="auto"/>
          </w:divBdr>
        </w:div>
      </w:divsChild>
    </w:div>
    <w:div w:id="1516842648">
      <w:bodyDiv w:val="1"/>
      <w:marLeft w:val="0"/>
      <w:marRight w:val="0"/>
      <w:marTop w:val="0"/>
      <w:marBottom w:val="0"/>
      <w:divBdr>
        <w:top w:val="none" w:sz="0" w:space="0" w:color="auto"/>
        <w:left w:val="none" w:sz="0" w:space="0" w:color="auto"/>
        <w:bottom w:val="none" w:sz="0" w:space="0" w:color="auto"/>
        <w:right w:val="none" w:sz="0" w:space="0" w:color="auto"/>
      </w:divBdr>
      <w:divsChild>
        <w:div w:id="195135713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01af50-4897-4d3c-adc3-c1b75cd27eb2" xsi:nil="true"/>
    <_x0071_082 xmlns="b6ac00cd-0800-4421-be67-ae7be21d431b" xsi:nil="true"/>
    <lcf76f155ced4ddcb4097134ff3c332f xmlns="b6ac00cd-0800-4421-be67-ae7be21d431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990379C685AA7489E7E3593093AA4E0" ma:contentTypeVersion="19" ma:contentTypeDescription="Crear nuevo documento." ma:contentTypeScope="" ma:versionID="eeb5ed66cb448f97b18eb8e126642623">
  <xsd:schema xmlns:xsd="http://www.w3.org/2001/XMLSchema" xmlns:xs="http://www.w3.org/2001/XMLSchema" xmlns:p="http://schemas.microsoft.com/office/2006/metadata/properties" xmlns:ns2="b6ac00cd-0800-4421-be67-ae7be21d431b" xmlns:ns3="4c01af50-4897-4d3c-adc3-c1b75cd27eb2" targetNamespace="http://schemas.microsoft.com/office/2006/metadata/properties" ma:root="true" ma:fieldsID="ab0be4c72ba2dbf79ad51569774b96ed" ns2:_="" ns3:_="">
    <xsd:import namespace="b6ac00cd-0800-4421-be67-ae7be21d431b"/>
    <xsd:import namespace="4c01af50-4897-4d3c-adc3-c1b75cd27e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x0071_082"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c00cd-0800-4421-be67-ae7be21d4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1_082" ma:index="17" nillable="true" ma:displayName="Fecha y hora" ma:internalName="_x0071_082">
      <xsd:simpleType>
        <xsd:restriction base="dms:DateTime"/>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52193fe-80ef-4c0a-9268-282c52bda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1af50-4897-4d3c-adc3-c1b75cd27eb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c8a97e26-54dd-4e49-83bb-1757daceb277}" ma:internalName="TaxCatchAll" ma:showField="CatchAllData" ma:web="4c01af50-4897-4d3c-adc3-c1b75cd27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9A692-0F3D-44F8-A1D1-68CB4027FFB9}">
  <ds:schemaRefs>
    <ds:schemaRef ds:uri="http://schemas.microsoft.com/office/2006/metadata/properties"/>
    <ds:schemaRef ds:uri="http://schemas.microsoft.com/office/infopath/2007/PartnerControls"/>
    <ds:schemaRef ds:uri="4c01af50-4897-4d3c-adc3-c1b75cd27eb2"/>
    <ds:schemaRef ds:uri="b6ac00cd-0800-4421-be67-ae7be21d431b"/>
  </ds:schemaRefs>
</ds:datastoreItem>
</file>

<file path=customXml/itemProps2.xml><?xml version="1.0" encoding="utf-8"?>
<ds:datastoreItem xmlns:ds="http://schemas.openxmlformats.org/officeDocument/2006/customXml" ds:itemID="{5D74999D-CD66-499F-A2F7-EA219B78977C}">
  <ds:schemaRefs>
    <ds:schemaRef ds:uri="http://schemas.openxmlformats.org/officeDocument/2006/bibliography"/>
  </ds:schemaRefs>
</ds:datastoreItem>
</file>

<file path=customXml/itemProps3.xml><?xml version="1.0" encoding="utf-8"?>
<ds:datastoreItem xmlns:ds="http://schemas.openxmlformats.org/officeDocument/2006/customXml" ds:itemID="{B8BEEA06-087C-4AC5-90A2-0927F0A8AAC3}">
  <ds:schemaRefs>
    <ds:schemaRef ds:uri="http://schemas.microsoft.com/sharepoint/v3/contenttype/forms"/>
  </ds:schemaRefs>
</ds:datastoreItem>
</file>

<file path=customXml/itemProps4.xml><?xml version="1.0" encoding="utf-8"?>
<ds:datastoreItem xmlns:ds="http://schemas.openxmlformats.org/officeDocument/2006/customXml" ds:itemID="{59DF6C4D-FE27-4F4A-A2E5-7D776E94A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c00cd-0800-4421-be67-ae7be21d431b"/>
    <ds:schemaRef ds:uri="4c01af50-4897-4d3c-adc3-c1b75cd27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4700</Words>
  <Characters>25852</Characters>
  <Application>Microsoft Office Word</Application>
  <DocSecurity>0</DocSecurity>
  <Lines>215</Lines>
  <Paragraphs>60</Paragraphs>
  <ScaleCrop>false</ScaleCrop>
  <Company/>
  <LinksUpToDate>false</LinksUpToDate>
  <CharactersWithSpaces>30492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Espín</dc:creator>
  <cp:keywords/>
  <dc:description/>
  <cp:lastModifiedBy>Gestion Documental</cp:lastModifiedBy>
  <cp:revision>16</cp:revision>
  <dcterms:created xsi:type="dcterms:W3CDTF">2026-08-18T22:11:00Z</dcterms:created>
  <dcterms:modified xsi:type="dcterms:W3CDTF">2026-09-08T17:30:00Z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0x010100A990379C685AA7489E7E3593093AA4E0</vt:lpwstr>
  </property>
  <property fmtid="{D5CDD505-2E9C-101B-9397-08002B2CF9AE}" pid="3" name="MediaServiceImageTags">
    <vt:lpwstr/>
  </property>
</Properties>
</file>